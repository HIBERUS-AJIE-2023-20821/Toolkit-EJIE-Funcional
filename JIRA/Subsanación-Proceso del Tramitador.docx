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left w:w="0" w:type="dxa"/>
          <w:right w:w="0" w:type="dxa"/>
        </w:tblCellMar>
        <w:tblLook w:val="04A0" w:firstRow="1" w:lastRow="0" w:firstColumn="1" w:lastColumn="0" w:noHBand="0" w:noVBand="1"/>
      </w:tblPr>
      <w:tblGrid>
        <w:gridCol w:w="1698"/>
        <w:gridCol w:w="6790"/>
      </w:tblGrid>
      <w:tr w:rsidR="00000000" w14:paraId="72218ACE"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6CFB82" w14:textId="77777777" w:rsidR="00000000" w:rsidRDefault="00000000">
            <w:pPr>
              <w:rPr>
                <w:rFonts w:eastAsia="Times New Roman"/>
              </w:rPr>
            </w:pPr>
            <w:hyperlink r:id="rId5" w:history="1">
              <w:r>
                <w:rPr>
                  <w:rStyle w:val="Hipervnculo"/>
                  <w:rFonts w:eastAsia="Times New Roman"/>
                  <w:b/>
                  <w:bCs/>
                </w:rPr>
                <w:t>Subsanación - Proceso del tramitador</w:t>
              </w:r>
            </w:hyperlink>
            <w:r>
              <w:rPr>
                <w:rFonts w:eastAsia="Times New Roman"/>
              </w:rPr>
              <w:t xml:space="preserve"> </w:t>
            </w:r>
            <w:r>
              <w:rPr>
                <w:rFonts w:eastAsia="Times New Roman"/>
                <w:sz w:val="14"/>
                <w:szCs w:val="14"/>
              </w:rPr>
              <w:t>(</w:t>
            </w:r>
            <w:hyperlink r:id="rId6" w:history="1">
              <w:r>
                <w:rPr>
                  <w:rStyle w:val="Hipervnculo"/>
                  <w:rFonts w:eastAsia="Times New Roman"/>
                  <w:sz w:val="14"/>
                  <w:szCs w:val="14"/>
                </w:rPr>
                <w:t>TOOL-1974</w:t>
              </w:r>
            </w:hyperlink>
            <w:r>
              <w:rPr>
                <w:rFonts w:eastAsia="Times New Roman"/>
                <w:sz w:val="14"/>
                <w:szCs w:val="14"/>
              </w:rPr>
              <w:t>)</w:t>
            </w:r>
            <w:r>
              <w:rPr>
                <w:rFonts w:eastAsia="Times New Roman"/>
              </w:rPr>
              <w:t xml:space="preserve"> </w:t>
            </w:r>
          </w:p>
          <w:p w14:paraId="79F9759A" w14:textId="77777777" w:rsidR="00000000" w:rsidRDefault="00000000">
            <w:pPr>
              <w:pStyle w:val="Ttulo3"/>
              <w:rPr>
                <w:rFonts w:eastAsia="Times New Roman"/>
              </w:rPr>
            </w:pPr>
            <w:r>
              <w:rPr>
                <w:rFonts w:eastAsia="Times New Roman"/>
                <w:noProof/>
              </w:rPr>
              <w:drawing>
                <wp:inline distT="0" distB="0" distL="0" distR="0" wp14:anchorId="515DAA46" wp14:editId="115A1C58">
                  <wp:extent cx="152400" cy="152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[TOOL-2623] </w:t>
            </w:r>
            <w:hyperlink r:id="rId8" w:history="1">
              <w:r>
                <w:rPr>
                  <w:rStyle w:val="Hipervnculo"/>
                  <w:rFonts w:eastAsia="Times New Roman"/>
                </w:rPr>
                <w:t>Selección/almacenamiento de los campos marcados como erróneos</w:t>
              </w:r>
            </w:hyperlink>
            <w:r>
              <w:rPr>
                <w:rFonts w:eastAsia="Times New Roman"/>
              </w:rPr>
              <w:t xml:space="preserve"> </w:t>
            </w:r>
            <w:r>
              <w:rPr>
                <w:rFonts w:eastAsia="Times New Roman"/>
                <w:b w:val="0"/>
                <w:bCs w:val="0"/>
                <w:sz w:val="16"/>
                <w:szCs w:val="16"/>
              </w:rPr>
              <w:t xml:space="preserve">Creada: 13/nov/25  Actualizada: 07/ene/26 </w:t>
            </w:r>
          </w:p>
        </w:tc>
      </w:tr>
      <w:tr w:rsidR="00000000" w14:paraId="2AD2E320"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D6F667" w14:textId="77777777" w:rsidR="00000000" w:rsidRDefault="00000000">
            <w:pPr>
              <w:rPr>
                <w:rFonts w:eastAsia="Times New Roman"/>
              </w:rPr>
            </w:pPr>
            <w:r>
              <w:rPr>
                <w:rFonts w:eastAsia="Times New Roman"/>
                <w:b/>
                <w:bCs/>
              </w:rPr>
              <w:t>Estado:</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B780BE" w14:textId="77777777" w:rsidR="00000000" w:rsidRDefault="00000000">
            <w:pPr>
              <w:rPr>
                <w:rFonts w:eastAsia="Times New Roman"/>
              </w:rPr>
            </w:pPr>
            <w:r>
              <w:rPr>
                <w:rFonts w:eastAsia="Times New Roman"/>
              </w:rPr>
              <w:t>Tareas por hacer</w:t>
            </w:r>
          </w:p>
        </w:tc>
      </w:tr>
      <w:tr w:rsidR="00000000" w14:paraId="54DEFE11"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5FFDE4" w14:textId="77777777" w:rsidR="00000000" w:rsidRDefault="00000000">
            <w:pPr>
              <w:rPr>
                <w:rFonts w:eastAsia="Times New Roman"/>
              </w:rPr>
            </w:pPr>
            <w:r>
              <w:rPr>
                <w:rFonts w:eastAsia="Times New Roman"/>
                <w:b/>
                <w:bCs/>
              </w:rPr>
              <w:t>Proyecto:</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9C07AB" w14:textId="77777777" w:rsidR="00000000" w:rsidRDefault="00000000">
            <w:pPr>
              <w:rPr>
                <w:rFonts w:eastAsia="Times New Roman"/>
              </w:rPr>
            </w:pPr>
            <w:hyperlink r:id="rId9" w:history="1">
              <w:r>
                <w:rPr>
                  <w:rStyle w:val="Hipervnculo"/>
                  <w:rFonts w:eastAsia="Times New Roman"/>
                </w:rPr>
                <w:t>Toolkit</w:t>
              </w:r>
            </w:hyperlink>
          </w:p>
        </w:tc>
      </w:tr>
      <w:tr w:rsidR="00000000" w14:paraId="29BDB1C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C5AEF1" w14:textId="77777777" w:rsidR="00000000" w:rsidRDefault="00000000">
            <w:pPr>
              <w:rPr>
                <w:rFonts w:eastAsia="Times New Roman"/>
              </w:rPr>
            </w:pPr>
            <w:r>
              <w:rPr>
                <w:rFonts w:eastAsia="Times New Roman"/>
                <w:b/>
                <w:bCs/>
              </w:rPr>
              <w:t>Componentes: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D50214" w14:textId="77777777" w:rsidR="00000000" w:rsidRDefault="00000000">
            <w:pPr>
              <w:rPr>
                <w:rFonts w:eastAsia="Times New Roman"/>
              </w:rPr>
            </w:pPr>
            <w:r>
              <w:rPr>
                <w:rFonts w:eastAsia="Times New Roman"/>
              </w:rPr>
              <w:t xml:space="preserve">Ninguno </w:t>
            </w:r>
          </w:p>
        </w:tc>
      </w:tr>
      <w:tr w:rsidR="00000000" w14:paraId="09FB563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58EF95" w14:textId="77777777" w:rsidR="00000000" w:rsidRDefault="00000000">
            <w:pPr>
              <w:rPr>
                <w:rFonts w:eastAsia="Times New Roman"/>
              </w:rPr>
            </w:pPr>
            <w:r>
              <w:rPr>
                <w:rFonts w:eastAsia="Times New Roman"/>
                <w:b/>
                <w:bCs/>
              </w:rPr>
              <w:t>Versiones afectadas: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EC295C" w14:textId="77777777" w:rsidR="00000000" w:rsidRDefault="00000000">
            <w:pPr>
              <w:rPr>
                <w:rFonts w:eastAsia="Times New Roman"/>
              </w:rPr>
            </w:pPr>
            <w:r>
              <w:rPr>
                <w:rFonts w:eastAsia="Times New Roman"/>
              </w:rPr>
              <w:t xml:space="preserve">Ninguno </w:t>
            </w:r>
          </w:p>
        </w:tc>
      </w:tr>
      <w:tr w:rsidR="00000000" w14:paraId="62A2F57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271A68" w14:textId="77777777" w:rsidR="00000000" w:rsidRDefault="00000000">
            <w:pPr>
              <w:rPr>
                <w:rFonts w:eastAsia="Times New Roman"/>
              </w:rPr>
            </w:pPr>
            <w:r>
              <w:rPr>
                <w:rFonts w:eastAsia="Times New Roman"/>
                <w:b/>
                <w:bCs/>
              </w:rPr>
              <w:t>Versiones corregidas: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2CB185" w14:textId="77777777" w:rsidR="00000000" w:rsidRDefault="00000000">
            <w:pPr>
              <w:rPr>
                <w:rFonts w:eastAsia="Times New Roman"/>
              </w:rPr>
            </w:pPr>
            <w:r>
              <w:rPr>
                <w:rFonts w:eastAsia="Times New Roman"/>
              </w:rPr>
              <w:t xml:space="preserve">Ninguno </w:t>
            </w:r>
          </w:p>
        </w:tc>
      </w:tr>
      <w:tr w:rsidR="00000000" w14:paraId="08C35F9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AF87E9" w14:textId="77777777" w:rsidR="00000000" w:rsidRDefault="00000000">
            <w:pPr>
              <w:rPr>
                <w:rFonts w:eastAsia="Times New Roman"/>
              </w:rPr>
            </w:pPr>
            <w:r>
              <w:rPr>
                <w:rFonts w:eastAsia="Times New Roman"/>
                <w:b/>
                <w:bCs/>
              </w:rPr>
              <w:t>Principal:</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FDB989" w14:textId="77777777" w:rsidR="00000000" w:rsidRDefault="00000000">
            <w:pPr>
              <w:rPr>
                <w:rFonts w:eastAsia="Times New Roman"/>
              </w:rPr>
            </w:pPr>
            <w:hyperlink r:id="rId10" w:history="1">
              <w:r>
                <w:rPr>
                  <w:rStyle w:val="Hipervnculo"/>
                  <w:rFonts w:eastAsia="Times New Roman"/>
                </w:rPr>
                <w:t>Subsanación - Proceso del tramitador</w:t>
              </w:r>
            </w:hyperlink>
          </w:p>
        </w:tc>
      </w:tr>
    </w:tbl>
    <w:p w14:paraId="4A37CF45"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98"/>
        <w:gridCol w:w="2546"/>
        <w:gridCol w:w="1698"/>
        <w:gridCol w:w="2546"/>
      </w:tblGrid>
      <w:tr w:rsidR="00000000" w14:paraId="1AD88C1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175D9C" w14:textId="77777777" w:rsidR="00000000" w:rsidRDefault="00000000">
            <w:pPr>
              <w:rPr>
                <w:rFonts w:eastAsia="Times New Roman"/>
              </w:rPr>
            </w:pPr>
            <w:r>
              <w:rPr>
                <w:rFonts w:eastAsia="Times New Roman"/>
                <w:b/>
                <w:bCs/>
              </w:rPr>
              <w:t>Tipo:</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6F17D1" w14:textId="77777777" w:rsidR="00000000" w:rsidRDefault="00000000">
            <w:pPr>
              <w:rPr>
                <w:rFonts w:eastAsia="Times New Roman"/>
              </w:rPr>
            </w:pPr>
            <w:r>
              <w:rPr>
                <w:rFonts w:eastAsia="Times New Roman"/>
              </w:rPr>
              <w:t xml:space="preserve">Historia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F18737" w14:textId="77777777" w:rsidR="00000000" w:rsidRDefault="00000000">
            <w:pPr>
              <w:rPr>
                <w:rFonts w:eastAsia="Times New Roman"/>
              </w:rPr>
            </w:pPr>
            <w:r>
              <w:rPr>
                <w:rFonts w:eastAsia="Times New Roman"/>
                <w:b/>
                <w:bCs/>
              </w:rPr>
              <w:t>Prioridad:</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DD1E1A" w14:textId="77777777" w:rsidR="00000000" w:rsidRDefault="00000000">
            <w:pPr>
              <w:rPr>
                <w:rFonts w:eastAsia="Times New Roman"/>
              </w:rPr>
            </w:pPr>
            <w:r>
              <w:rPr>
                <w:rFonts w:eastAsia="Times New Roman"/>
              </w:rPr>
              <w:t xml:space="preserve">Medium </w:t>
            </w:r>
          </w:p>
        </w:tc>
      </w:tr>
      <w:tr w:rsidR="00000000" w14:paraId="21F0BF9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83DEA7" w14:textId="77777777" w:rsidR="00000000" w:rsidRDefault="00000000">
            <w:pPr>
              <w:rPr>
                <w:rFonts w:eastAsia="Times New Roman"/>
              </w:rPr>
            </w:pPr>
            <w:r>
              <w:rPr>
                <w:rFonts w:eastAsia="Times New Roman"/>
                <w:b/>
                <w:bCs/>
              </w:rPr>
              <w:t>Informador: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0153EE" w14:textId="77777777" w:rsidR="00000000" w:rsidRDefault="00000000">
            <w:pPr>
              <w:rPr>
                <w:rFonts w:eastAsia="Times New Roman"/>
              </w:rPr>
            </w:pPr>
            <w:hyperlink r:id="rId11" w:history="1">
              <w:r>
                <w:rPr>
                  <w:rStyle w:val="Hipervnculo"/>
                  <w:rFonts w:eastAsia="Times New Roman"/>
                </w:rPr>
                <w:t xml:space="preserve">Antonio Gallego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FDB231" w14:textId="77777777" w:rsidR="00000000" w:rsidRDefault="00000000">
            <w:pPr>
              <w:rPr>
                <w:rFonts w:eastAsia="Times New Roman"/>
              </w:rPr>
            </w:pPr>
            <w:r>
              <w:rPr>
                <w:rFonts w:eastAsia="Times New Roman"/>
                <w:b/>
                <w:bCs/>
              </w:rPr>
              <w:t>Persona asignada:</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6A9FA35" w14:textId="77777777" w:rsidR="00000000" w:rsidRDefault="00000000">
            <w:pPr>
              <w:rPr>
                <w:rFonts w:eastAsia="Times New Roman"/>
              </w:rPr>
            </w:pPr>
            <w:r>
              <w:rPr>
                <w:rFonts w:eastAsia="Times New Roman"/>
              </w:rPr>
              <w:t xml:space="preserve">sin asignar </w:t>
            </w:r>
          </w:p>
        </w:tc>
      </w:tr>
      <w:tr w:rsidR="00000000" w14:paraId="728B3D3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F1B7E7" w14:textId="77777777" w:rsidR="00000000" w:rsidRDefault="00000000">
            <w:pPr>
              <w:rPr>
                <w:rFonts w:eastAsia="Times New Roman"/>
              </w:rPr>
            </w:pPr>
            <w:r>
              <w:rPr>
                <w:rFonts w:eastAsia="Times New Roman"/>
                <w:b/>
                <w:bCs/>
              </w:rPr>
              <w:t>Resolución: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28E26B" w14:textId="77777777" w:rsidR="00000000" w:rsidRDefault="00000000">
            <w:pPr>
              <w:rPr>
                <w:rFonts w:eastAsia="Times New Roman"/>
              </w:rPr>
            </w:pPr>
            <w:r>
              <w:rPr>
                <w:rFonts w:eastAsia="Times New Roman"/>
              </w:rPr>
              <w:t xml:space="preserve">Sin resolver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832A58" w14:textId="77777777" w:rsidR="00000000" w:rsidRDefault="00000000">
            <w:pPr>
              <w:rPr>
                <w:rFonts w:eastAsia="Times New Roman"/>
              </w:rPr>
            </w:pPr>
            <w:r>
              <w:rPr>
                <w:rFonts w:eastAsia="Times New Roman"/>
                <w:b/>
                <w:bCs/>
              </w:rPr>
              <w:t>Votos: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FC3507" w14:textId="77777777" w:rsidR="00000000" w:rsidRDefault="00000000">
            <w:pPr>
              <w:rPr>
                <w:rFonts w:eastAsia="Times New Roman"/>
              </w:rPr>
            </w:pPr>
            <w:r>
              <w:rPr>
                <w:rFonts w:eastAsia="Times New Roman"/>
              </w:rPr>
              <w:t xml:space="preserve">0 </w:t>
            </w:r>
          </w:p>
        </w:tc>
      </w:tr>
      <w:tr w:rsidR="00000000" w14:paraId="43E901B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B73DB7" w14:textId="77777777" w:rsidR="00000000" w:rsidRDefault="00000000">
            <w:pPr>
              <w:rPr>
                <w:rFonts w:eastAsia="Times New Roman"/>
              </w:rPr>
            </w:pPr>
            <w:r>
              <w:rPr>
                <w:rFonts w:eastAsia="Times New Roman"/>
                <w:b/>
                <w:bCs/>
              </w:rPr>
              <w:t>Etiquetas: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C7893F" w14:textId="77777777" w:rsidR="00000000" w:rsidRDefault="00000000">
            <w:pPr>
              <w:rPr>
                <w:rFonts w:eastAsia="Times New Roman"/>
              </w:rPr>
            </w:pPr>
            <w:r>
              <w:rPr>
                <w:rFonts w:eastAsia="Times New Roman"/>
              </w:rPr>
              <w:t xml:space="preserve">B2, SQUAD_TITANS </w:t>
            </w:r>
          </w:p>
        </w:tc>
      </w:tr>
      <w:tr w:rsidR="00000000" w14:paraId="03934452"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F39C6D" w14:textId="77777777" w:rsidR="00000000" w:rsidRDefault="00000000">
            <w:pPr>
              <w:rPr>
                <w:rFonts w:eastAsia="Times New Roman"/>
              </w:rPr>
            </w:pPr>
            <w:r>
              <w:rPr>
                <w:rFonts w:eastAsia="Times New Roman"/>
                <w:b/>
                <w:bCs/>
              </w:rPr>
              <w:t>Trabajo restante estimado:</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8C4DE5D" w14:textId="77777777" w:rsidR="00000000" w:rsidRDefault="00000000">
            <w:pPr>
              <w:rPr>
                <w:rFonts w:eastAsia="Times New Roman"/>
              </w:rPr>
            </w:pPr>
            <w:r>
              <w:rPr>
                <w:rFonts w:eastAsia="Times New Roman"/>
              </w:rPr>
              <w:t xml:space="preserve">Desconocido </w:t>
            </w:r>
          </w:p>
        </w:tc>
      </w:tr>
      <w:tr w:rsidR="00000000" w14:paraId="25D6548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B0A98C" w14:textId="77777777" w:rsidR="00000000" w:rsidRDefault="00000000">
            <w:pPr>
              <w:rPr>
                <w:rFonts w:eastAsia="Times New Roman"/>
              </w:rPr>
            </w:pPr>
            <w:r>
              <w:rPr>
                <w:rFonts w:eastAsia="Times New Roman"/>
                <w:b/>
                <w:bCs/>
              </w:rPr>
              <w:t>Tiempo Trabajado:</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B653CB1" w14:textId="77777777" w:rsidR="00000000" w:rsidRDefault="00000000">
            <w:pPr>
              <w:rPr>
                <w:rFonts w:eastAsia="Times New Roman"/>
              </w:rPr>
            </w:pPr>
            <w:r>
              <w:rPr>
                <w:rFonts w:eastAsia="Times New Roman"/>
              </w:rPr>
              <w:t xml:space="preserve">Desconocido </w:t>
            </w:r>
          </w:p>
        </w:tc>
      </w:tr>
      <w:tr w:rsidR="00000000" w14:paraId="45BDE96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758D32" w14:textId="77777777" w:rsidR="00000000" w:rsidRDefault="00000000">
            <w:pPr>
              <w:rPr>
                <w:rFonts w:eastAsia="Times New Roman"/>
              </w:rPr>
            </w:pPr>
            <w:r>
              <w:rPr>
                <w:rFonts w:eastAsia="Times New Roman"/>
                <w:b/>
                <w:bCs/>
              </w:rPr>
              <w:t>Estimación original:</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B67BF2" w14:textId="77777777" w:rsidR="00000000" w:rsidRDefault="00000000">
            <w:pPr>
              <w:rPr>
                <w:rFonts w:eastAsia="Times New Roman"/>
              </w:rPr>
            </w:pPr>
            <w:r>
              <w:rPr>
                <w:rFonts w:eastAsia="Times New Roman"/>
              </w:rPr>
              <w:t xml:space="preserve">Desconocido </w:t>
            </w:r>
          </w:p>
        </w:tc>
      </w:tr>
    </w:tbl>
    <w:p w14:paraId="21AEE876"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98"/>
        <w:gridCol w:w="6790"/>
      </w:tblGrid>
      <w:tr w:rsidR="00000000" w14:paraId="6597CE6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18AF83" w14:textId="77777777" w:rsidR="00000000" w:rsidRDefault="00000000">
            <w:pPr>
              <w:rPr>
                <w:rFonts w:eastAsia="Times New Roman"/>
              </w:rPr>
            </w:pPr>
            <w:r>
              <w:rPr>
                <w:rFonts w:eastAsia="Times New Roman"/>
                <w:b/>
                <w:bCs/>
              </w:rPr>
              <w:t>Epic Link: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4121AB8" w14:textId="77777777" w:rsidR="00000000" w:rsidRDefault="00000000">
            <w:pPr>
              <w:rPr>
                <w:rFonts w:eastAsia="Times New Roman"/>
              </w:rPr>
            </w:pPr>
            <w:hyperlink r:id="rId12" w:history="1">
              <w:r>
                <w:rPr>
                  <w:rStyle w:val="Hipervnculo"/>
                  <w:rFonts w:eastAsia="Times New Roman"/>
                </w:rPr>
                <w:t xml:space="preserve">Subsanación - Proceso del tramitador </w:t>
              </w:r>
            </w:hyperlink>
          </w:p>
        </w:tc>
      </w:tr>
      <w:tr w:rsidR="00000000" w14:paraId="6AAA5104"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D6ED50"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5AD500" w14:textId="77777777" w:rsidR="00000000" w:rsidRDefault="00000000">
            <w:pPr>
              <w:rPr>
                <w:rFonts w:eastAsia="Times New Roman"/>
              </w:rPr>
            </w:pPr>
          </w:p>
        </w:tc>
      </w:tr>
    </w:tbl>
    <w:p w14:paraId="22F2F580" w14:textId="77777777" w:rsidR="00000000" w:rsidRDefault="00000000">
      <w:pPr>
        <w:rPr>
          <w:rFonts w:eastAsia="Times New Roman"/>
        </w:rPr>
      </w:pPr>
    </w:p>
    <w:tbl>
      <w:tblPr>
        <w:tblW w:w="5000" w:type="pct"/>
        <w:jc w:val="center"/>
        <w:tblCellSpacing w:w="0" w:type="dxa"/>
        <w:tblCellMar>
          <w:top w:w="30" w:type="dxa"/>
          <w:left w:w="30" w:type="dxa"/>
          <w:bottom w:w="30" w:type="dxa"/>
          <w:right w:w="30" w:type="dxa"/>
        </w:tblCellMar>
        <w:tblLook w:val="04A0" w:firstRow="1" w:lastRow="0" w:firstColumn="1" w:lastColumn="0" w:noHBand="0" w:noVBand="1"/>
      </w:tblPr>
      <w:tblGrid>
        <w:gridCol w:w="1394"/>
        <w:gridCol w:w="7110"/>
      </w:tblGrid>
      <w:tr w:rsidR="00000000" w14:paraId="4B53DE73" w14:textId="77777777">
        <w:trPr>
          <w:tblCellSpacing w:w="0" w:type="dxa"/>
          <w:jc w:val="center"/>
        </w:trPr>
        <w:tc>
          <w:tcPr>
            <w:tcW w:w="50" w:type="pct"/>
            <w:shd w:val="clear" w:color="auto" w:fill="BBBBBB"/>
            <w:noWrap/>
            <w:vAlign w:val="center"/>
            <w:hideMark/>
          </w:tcPr>
          <w:p w14:paraId="5DC0EA51" w14:textId="77777777" w:rsidR="00000000" w:rsidRDefault="00000000">
            <w:pPr>
              <w:jc w:val="center"/>
              <w:rPr>
                <w:rFonts w:eastAsia="Times New Roman"/>
              </w:rPr>
            </w:pPr>
            <w:r>
              <w:rPr>
                <w:rFonts w:eastAsia="Times New Roman"/>
              </w:rPr>
              <w:t> </w:t>
            </w:r>
            <w:r>
              <w:rPr>
                <w:rFonts w:eastAsia="Times New Roman"/>
                <w:b/>
                <w:bCs/>
                <w:color w:val="FFFFFF"/>
              </w:rPr>
              <w:t>Descripción</w:t>
            </w:r>
            <w:r>
              <w:rPr>
                <w:rFonts w:eastAsia="Times New Roman"/>
              </w:rPr>
              <w:t xml:space="preserve">  </w:t>
            </w:r>
          </w:p>
        </w:tc>
        <w:tc>
          <w:tcPr>
            <w:tcW w:w="0" w:type="auto"/>
            <w:vAlign w:val="center"/>
            <w:hideMark/>
          </w:tcPr>
          <w:p w14:paraId="4CEA15D1" w14:textId="77777777" w:rsidR="00000000" w:rsidRDefault="00000000">
            <w:pPr>
              <w:rPr>
                <w:rFonts w:eastAsia="Times New Roman"/>
              </w:rPr>
            </w:pPr>
            <w:r>
              <w:rPr>
                <w:rFonts w:eastAsia="Times New Roman"/>
              </w:rPr>
              <w:t> </w:t>
            </w:r>
          </w:p>
        </w:tc>
      </w:tr>
    </w:tbl>
    <w:p w14:paraId="6B89AE5A"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8488"/>
      </w:tblGrid>
      <w:tr w:rsidR="00000000" w14:paraId="383FD8D5"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BF2A4F7" w14:textId="77777777" w:rsidR="00000000" w:rsidRDefault="00000000">
            <w:pPr>
              <w:pStyle w:val="NormalWeb"/>
            </w:pPr>
            <w:r>
              <w:t>Como funcionario</w:t>
            </w:r>
            <w:r>
              <w:br/>
              <w:t>quiero poder marcar los campos erróneos de la solicitud</w:t>
            </w:r>
            <w:r>
              <w:br/>
              <w:t>para enviarle el requerimiento de subsanación al ciudadano y corrija estos mismos campos marcados</w:t>
            </w:r>
          </w:p>
          <w:p w14:paraId="46AF4B5B" w14:textId="77777777" w:rsidR="00000000" w:rsidRDefault="00000000">
            <w:pPr>
              <w:pStyle w:val="NormalWeb"/>
            </w:pPr>
            <w:r>
              <w:rPr>
                <w:b/>
                <w:bCs/>
              </w:rPr>
              <w:t>Descripción funcional</w:t>
            </w:r>
          </w:p>
          <w:p w14:paraId="4DEAC1AB" w14:textId="77777777" w:rsidR="00000000" w:rsidRDefault="00000000">
            <w:pPr>
              <w:pStyle w:val="NormalWeb"/>
            </w:pPr>
            <w:r>
              <w:t xml:space="preserve">Para poder marcar los campos erróneos, ToolkitBerria abrirá la solicitud original cumplimentada por el ciudadano ubicándose en el paso 2 - Datos Específicos. </w:t>
            </w:r>
          </w:p>
          <w:p w14:paraId="42148E45" w14:textId="77777777" w:rsidR="00000000" w:rsidRDefault="00000000">
            <w:pPr>
              <w:pStyle w:val="NormalWeb"/>
            </w:pPr>
            <w:r>
              <w:t>Los componentes y campos del paso 2 aparecerán deshabilitados (read-only).</w:t>
            </w:r>
          </w:p>
          <w:p w14:paraId="29A2BC0B" w14:textId="77777777" w:rsidR="00000000" w:rsidRDefault="00000000">
            <w:pPr>
              <w:pStyle w:val="NormalWeb"/>
            </w:pPr>
            <w:r>
              <w:lastRenderedPageBreak/>
              <w:t>El tramitador podrá marcar/desmarcar, clickando sobre cada campo o componente, qué elementos son erróneos. El marcado de un componente o campo se resaltará en otro color para poder distinguirlo visualmente.</w:t>
            </w:r>
          </w:p>
          <w:p w14:paraId="6314B6B4" w14:textId="77777777" w:rsidR="00000000" w:rsidRDefault="00000000">
            <w:pPr>
              <w:pStyle w:val="NormalWeb"/>
            </w:pPr>
            <w:r>
              <w:t>Tendrá un botón “guardar” que permitirá almacenar la lista de campos a subsanar, de manera que, posteriormente, le aparezcan al ciudadano resaltados y habilitados en la acción telemática de subsanación para su corrección.</w:t>
            </w:r>
          </w:p>
          <w:p w14:paraId="2CB206E3" w14:textId="77777777" w:rsidR="00000000" w:rsidRDefault="00000000">
            <w:pPr>
              <w:pStyle w:val="NormalWeb"/>
            </w:pPr>
            <w:r>
              <w:t>A tener en cuenta:</w:t>
            </w:r>
          </w:p>
          <w:p w14:paraId="44BEF0BB" w14:textId="77777777" w:rsidR="00000000" w:rsidRDefault="00000000">
            <w:pPr>
              <w:numPr>
                <w:ilvl w:val="0"/>
                <w:numId w:val="1"/>
              </w:numPr>
              <w:spacing w:before="100" w:beforeAutospacing="1" w:after="100" w:afterAutospacing="1"/>
              <w:rPr>
                <w:rFonts w:eastAsia="Times New Roman"/>
              </w:rPr>
            </w:pPr>
            <w:r>
              <w:rPr>
                <w:rFonts w:eastAsia="Times New Roman"/>
              </w:rPr>
              <w:t>No será posible navegar entre el resto de pasos de la solicitud (adelante y atrás).</w:t>
            </w:r>
          </w:p>
          <w:p w14:paraId="6C260D99" w14:textId="77777777" w:rsidR="00000000" w:rsidRDefault="00000000">
            <w:pPr>
              <w:numPr>
                <w:ilvl w:val="0"/>
                <w:numId w:val="1"/>
              </w:numPr>
              <w:spacing w:before="100" w:beforeAutospacing="1" w:after="100" w:afterAutospacing="1"/>
              <w:rPr>
                <w:rFonts w:eastAsia="Times New Roman"/>
              </w:rPr>
            </w:pPr>
            <w:r>
              <w:rPr>
                <w:rFonts w:eastAsia="Times New Roman"/>
              </w:rPr>
              <w:t>Se puede marcar y desmarcar un componente o campo.</w:t>
            </w:r>
          </w:p>
          <w:p w14:paraId="0AE4945B" w14:textId="77777777" w:rsidR="00000000" w:rsidRDefault="00000000">
            <w:pPr>
              <w:numPr>
                <w:ilvl w:val="0"/>
                <w:numId w:val="1"/>
              </w:numPr>
              <w:spacing w:before="100" w:beforeAutospacing="1" w:after="100" w:afterAutospacing="1"/>
              <w:rPr>
                <w:rFonts w:eastAsia="Times New Roman"/>
              </w:rPr>
            </w:pPr>
            <w:r>
              <w:rPr>
                <w:rFonts w:eastAsia="Times New Roman"/>
              </w:rPr>
              <w:t>La botonera inferior solo mostrará un botón “guardar” que irá almacenando la información de los campos marcados.</w:t>
            </w:r>
          </w:p>
          <w:p w14:paraId="7E1C1E94" w14:textId="77777777" w:rsidR="00000000" w:rsidRDefault="00000000">
            <w:pPr>
              <w:numPr>
                <w:ilvl w:val="0"/>
                <w:numId w:val="1"/>
              </w:numPr>
              <w:spacing w:before="100" w:beforeAutospacing="1" w:after="100" w:afterAutospacing="1"/>
              <w:rPr>
                <w:rFonts w:eastAsia="Times New Roman"/>
              </w:rPr>
            </w:pPr>
            <w:r>
              <w:rPr>
                <w:rFonts w:eastAsia="Times New Roman"/>
              </w:rPr>
              <w:t>El funcionario podrá entrar y modificar cuantas veces quiera estos campos marcados.</w:t>
            </w:r>
          </w:p>
          <w:p w14:paraId="17CE0476" w14:textId="77777777" w:rsidR="00000000" w:rsidRDefault="00000000">
            <w:pPr>
              <w:pStyle w:val="NormalWeb"/>
            </w:pPr>
            <w:r>
              <w:rPr>
                <w:b/>
                <w:bCs/>
                <w:color w:val="FF5630"/>
              </w:rPr>
              <w:t>PENDIENTE de definición de pantallas por UX</w:t>
            </w:r>
          </w:p>
          <w:p w14:paraId="558DDD89" w14:textId="77777777" w:rsidR="00000000" w:rsidRDefault="00000000">
            <w:pPr>
              <w:pStyle w:val="Ttulo3"/>
              <w:rPr>
                <w:rFonts w:eastAsia="Times New Roman"/>
              </w:rPr>
            </w:pPr>
            <w:bookmarkStart w:id="0" w:name="%E2%9C%85Criteriosdeaceptaci%C3%B3n"/>
            <w:r>
              <w:rPr>
                <w:rFonts w:ascii="Segoe UI Emoji" w:eastAsia="Times New Roman" w:hAnsi="Segoe UI Emoji" w:cs="Segoe UI Emoji"/>
              </w:rPr>
              <w:t>✅</w:t>
            </w:r>
            <w:r>
              <w:rPr>
                <w:rFonts w:eastAsia="Times New Roman"/>
              </w:rPr>
              <w:t xml:space="preserve"> Criterios de aceptación</w:t>
            </w:r>
          </w:p>
          <w:p w14:paraId="3E78B33A" w14:textId="77777777" w:rsidR="00000000" w:rsidRDefault="00000000">
            <w:pPr>
              <w:numPr>
                <w:ilvl w:val="0"/>
                <w:numId w:val="2"/>
              </w:numPr>
              <w:spacing w:before="100" w:beforeAutospacing="1" w:after="100" w:afterAutospacing="1"/>
              <w:rPr>
                <w:rFonts w:eastAsia="Times New Roman"/>
              </w:rPr>
            </w:pPr>
            <w:r>
              <w:rPr>
                <w:rFonts w:eastAsia="Times New Roman"/>
                <w:b/>
                <w:bCs/>
              </w:rPr>
              <w:t>Acceso y visualización</w:t>
            </w:r>
            <w:r>
              <w:rPr>
                <w:rFonts w:eastAsia="Times New Roman"/>
              </w:rPr>
              <w:t xml:space="preserve"> </w:t>
            </w:r>
          </w:p>
          <w:p w14:paraId="37808579" w14:textId="77777777" w:rsidR="00000000" w:rsidRDefault="00000000">
            <w:pPr>
              <w:numPr>
                <w:ilvl w:val="1"/>
                <w:numId w:val="2"/>
              </w:numPr>
              <w:spacing w:before="100" w:beforeAutospacing="1" w:after="100" w:afterAutospacing="1"/>
              <w:rPr>
                <w:rFonts w:eastAsia="Times New Roman"/>
              </w:rPr>
            </w:pPr>
            <w:r>
              <w:rPr>
                <w:rFonts w:eastAsia="Times New Roman"/>
              </w:rPr>
              <w:t xml:space="preserve">Al abrir la solicitud desde ToolkitBerria, el sistema debe posicionarse automáticamente en el </w:t>
            </w:r>
            <w:r>
              <w:rPr>
                <w:rFonts w:eastAsia="Times New Roman"/>
                <w:b/>
                <w:bCs/>
              </w:rPr>
              <w:t>Paso 2 - Datos Específicos</w:t>
            </w:r>
            <w:r>
              <w:rPr>
                <w:rFonts w:eastAsia="Times New Roman"/>
              </w:rPr>
              <w:t>.</w:t>
            </w:r>
          </w:p>
          <w:p w14:paraId="588D3EC9" w14:textId="77777777" w:rsidR="00000000" w:rsidRDefault="00000000">
            <w:pPr>
              <w:numPr>
                <w:ilvl w:val="1"/>
                <w:numId w:val="2"/>
              </w:numPr>
              <w:spacing w:before="100" w:beforeAutospacing="1" w:after="100" w:afterAutospacing="1"/>
              <w:rPr>
                <w:rFonts w:eastAsia="Times New Roman"/>
              </w:rPr>
            </w:pPr>
            <w:r>
              <w:rPr>
                <w:rFonts w:eastAsia="Times New Roman"/>
              </w:rPr>
              <w:t xml:space="preserve">Todos los campos y componentes del Paso 2 deben mostrarse en </w:t>
            </w:r>
            <w:r>
              <w:rPr>
                <w:rFonts w:eastAsia="Times New Roman"/>
                <w:b/>
                <w:bCs/>
              </w:rPr>
              <w:t>modo lectura (read-only)</w:t>
            </w:r>
            <w:r>
              <w:rPr>
                <w:rFonts w:eastAsia="Times New Roman"/>
              </w:rPr>
              <w:t>.</w:t>
            </w:r>
          </w:p>
          <w:p w14:paraId="3DAE77F7" w14:textId="77777777" w:rsidR="00000000" w:rsidRDefault="00000000">
            <w:pPr>
              <w:numPr>
                <w:ilvl w:val="0"/>
                <w:numId w:val="2"/>
              </w:numPr>
              <w:spacing w:before="100" w:beforeAutospacing="1" w:after="100" w:afterAutospacing="1"/>
              <w:rPr>
                <w:rFonts w:eastAsia="Times New Roman"/>
              </w:rPr>
            </w:pPr>
            <w:r>
              <w:rPr>
                <w:rFonts w:eastAsia="Times New Roman"/>
                <w:b/>
                <w:bCs/>
              </w:rPr>
              <w:t>Marcado de campos erróneos</w:t>
            </w:r>
            <w:r>
              <w:rPr>
                <w:rFonts w:eastAsia="Times New Roman"/>
              </w:rPr>
              <w:t xml:space="preserve"> </w:t>
            </w:r>
          </w:p>
          <w:p w14:paraId="693D1B7D" w14:textId="77777777" w:rsidR="00000000" w:rsidRDefault="00000000">
            <w:pPr>
              <w:numPr>
                <w:ilvl w:val="1"/>
                <w:numId w:val="2"/>
              </w:numPr>
              <w:spacing w:before="100" w:beforeAutospacing="1" w:after="100" w:afterAutospacing="1"/>
              <w:rPr>
                <w:rFonts w:eastAsia="Times New Roman"/>
              </w:rPr>
            </w:pPr>
            <w:r>
              <w:rPr>
                <w:rFonts w:eastAsia="Times New Roman"/>
              </w:rPr>
              <w:t xml:space="preserve">El funcionario debe poder </w:t>
            </w:r>
            <w:r>
              <w:rPr>
                <w:rFonts w:eastAsia="Times New Roman"/>
                <w:b/>
                <w:bCs/>
              </w:rPr>
              <w:t>marcar y desmarcar</w:t>
            </w:r>
            <w:r>
              <w:rPr>
                <w:rFonts w:eastAsia="Times New Roman"/>
              </w:rPr>
              <w:t xml:space="preserve"> cualquier campo o componente haciendo clic sobre él.</w:t>
            </w:r>
          </w:p>
          <w:p w14:paraId="685485AA" w14:textId="77777777" w:rsidR="00000000" w:rsidRDefault="00000000">
            <w:pPr>
              <w:numPr>
                <w:ilvl w:val="1"/>
                <w:numId w:val="2"/>
              </w:numPr>
              <w:spacing w:before="100" w:beforeAutospacing="1" w:after="100" w:afterAutospacing="1"/>
              <w:rPr>
                <w:rFonts w:eastAsia="Times New Roman"/>
              </w:rPr>
            </w:pPr>
            <w:r>
              <w:rPr>
                <w:rFonts w:eastAsia="Times New Roman"/>
              </w:rPr>
              <w:t xml:space="preserve">Al marcar un campo, este debe </w:t>
            </w:r>
            <w:r>
              <w:rPr>
                <w:rFonts w:eastAsia="Times New Roman"/>
                <w:b/>
                <w:bCs/>
              </w:rPr>
              <w:t>resaltarse visualmente</w:t>
            </w:r>
            <w:r>
              <w:rPr>
                <w:rFonts w:eastAsia="Times New Roman"/>
              </w:rPr>
              <w:t xml:space="preserve"> (por ejemplo, con un color distinto) para indicar que está seleccionado como erróneo.</w:t>
            </w:r>
          </w:p>
          <w:p w14:paraId="0D98C33F" w14:textId="77777777" w:rsidR="00000000" w:rsidRDefault="00000000">
            <w:pPr>
              <w:numPr>
                <w:ilvl w:val="1"/>
                <w:numId w:val="2"/>
              </w:numPr>
              <w:spacing w:before="100" w:beforeAutospacing="1" w:after="100" w:afterAutospacing="1"/>
              <w:rPr>
                <w:rFonts w:eastAsia="Times New Roman"/>
              </w:rPr>
            </w:pPr>
            <w:r>
              <w:rPr>
                <w:rFonts w:eastAsia="Times New Roman"/>
              </w:rPr>
              <w:t>El marcado/desmarcado debe ser inmediato y reflejarse en la interfaz sin necesidad de recargar la página.</w:t>
            </w:r>
          </w:p>
          <w:p w14:paraId="3886FE5C" w14:textId="77777777" w:rsidR="00000000" w:rsidRDefault="00000000">
            <w:pPr>
              <w:numPr>
                <w:ilvl w:val="0"/>
                <w:numId w:val="2"/>
              </w:numPr>
              <w:spacing w:before="100" w:beforeAutospacing="1" w:after="100" w:afterAutospacing="1"/>
              <w:rPr>
                <w:rFonts w:eastAsia="Times New Roman"/>
              </w:rPr>
            </w:pPr>
            <w:r>
              <w:rPr>
                <w:rFonts w:eastAsia="Times New Roman"/>
                <w:b/>
                <w:bCs/>
              </w:rPr>
              <w:t>Restricciones de navegación</w:t>
            </w:r>
            <w:r>
              <w:rPr>
                <w:rFonts w:eastAsia="Times New Roman"/>
              </w:rPr>
              <w:t xml:space="preserve"> </w:t>
            </w:r>
          </w:p>
          <w:p w14:paraId="2DD8EB49" w14:textId="77777777" w:rsidR="00000000" w:rsidRDefault="00000000">
            <w:pPr>
              <w:numPr>
                <w:ilvl w:val="1"/>
                <w:numId w:val="2"/>
              </w:numPr>
              <w:spacing w:before="100" w:beforeAutospacing="1" w:after="100" w:afterAutospacing="1"/>
              <w:rPr>
                <w:rFonts w:eastAsia="Times New Roman"/>
              </w:rPr>
            </w:pPr>
            <w:r>
              <w:rPr>
                <w:rFonts w:eastAsia="Times New Roman"/>
              </w:rPr>
              <w:t>No debe ser posible navegar hacia otros pasos de la solicitud (ni adelante ni atrás).</w:t>
            </w:r>
          </w:p>
          <w:p w14:paraId="75C71D84" w14:textId="77777777" w:rsidR="00000000" w:rsidRDefault="00000000">
            <w:pPr>
              <w:numPr>
                <w:ilvl w:val="1"/>
                <w:numId w:val="2"/>
              </w:numPr>
              <w:spacing w:before="100" w:beforeAutospacing="1" w:after="100" w:afterAutospacing="1"/>
              <w:rPr>
                <w:rFonts w:eastAsia="Times New Roman"/>
              </w:rPr>
            </w:pPr>
            <w:r>
              <w:rPr>
                <w:rFonts w:eastAsia="Times New Roman"/>
              </w:rPr>
              <w:t xml:space="preserve">La botonera inferior solo debe mostrar el botón </w:t>
            </w:r>
            <w:r>
              <w:rPr>
                <w:rFonts w:eastAsia="Times New Roman"/>
                <w:b/>
                <w:bCs/>
              </w:rPr>
              <w:t>“Guardar”</w:t>
            </w:r>
            <w:r>
              <w:rPr>
                <w:rFonts w:eastAsia="Times New Roman"/>
              </w:rPr>
              <w:t>.</w:t>
            </w:r>
          </w:p>
          <w:p w14:paraId="72C45486" w14:textId="77777777" w:rsidR="00000000" w:rsidRDefault="00000000">
            <w:pPr>
              <w:numPr>
                <w:ilvl w:val="0"/>
                <w:numId w:val="2"/>
              </w:numPr>
              <w:spacing w:before="100" w:beforeAutospacing="1" w:after="100" w:afterAutospacing="1"/>
              <w:rPr>
                <w:rFonts w:eastAsia="Times New Roman"/>
              </w:rPr>
            </w:pPr>
            <w:r>
              <w:rPr>
                <w:rFonts w:eastAsia="Times New Roman"/>
                <w:b/>
                <w:bCs/>
              </w:rPr>
              <w:t>Funcionalidad del botón “Guardar”</w:t>
            </w:r>
            <w:r>
              <w:rPr>
                <w:rFonts w:eastAsia="Times New Roman"/>
              </w:rPr>
              <w:t xml:space="preserve"> </w:t>
            </w:r>
          </w:p>
          <w:p w14:paraId="70EB9761" w14:textId="77777777" w:rsidR="00000000" w:rsidRDefault="00000000">
            <w:pPr>
              <w:numPr>
                <w:ilvl w:val="1"/>
                <w:numId w:val="2"/>
              </w:numPr>
              <w:spacing w:before="100" w:beforeAutospacing="1" w:after="100" w:afterAutospacing="1"/>
              <w:rPr>
                <w:rFonts w:eastAsia="Times New Roman"/>
              </w:rPr>
            </w:pPr>
            <w:r>
              <w:rPr>
                <w:rFonts w:eastAsia="Times New Roman"/>
              </w:rPr>
              <w:t>Al pulsar “Guardar”, el sistema debe almacenar la lista de campos marcados como erróneos.</w:t>
            </w:r>
          </w:p>
          <w:p w14:paraId="191B6A70" w14:textId="77777777" w:rsidR="00000000" w:rsidRDefault="00000000">
            <w:pPr>
              <w:numPr>
                <w:ilvl w:val="1"/>
                <w:numId w:val="2"/>
              </w:numPr>
              <w:spacing w:before="100" w:beforeAutospacing="1" w:after="100" w:afterAutospacing="1"/>
              <w:rPr>
                <w:rFonts w:eastAsia="Times New Roman"/>
              </w:rPr>
            </w:pPr>
            <w:r>
              <w:rPr>
                <w:rFonts w:eastAsia="Times New Roman"/>
              </w:rPr>
              <w:t xml:space="preserve">Esta información debe persistir para que: </w:t>
            </w:r>
          </w:p>
          <w:p w14:paraId="4BCF0A73" w14:textId="77777777" w:rsidR="00000000" w:rsidRDefault="00000000">
            <w:pPr>
              <w:numPr>
                <w:ilvl w:val="2"/>
                <w:numId w:val="2"/>
              </w:numPr>
              <w:spacing w:before="100" w:beforeAutospacing="1" w:after="100" w:afterAutospacing="1"/>
              <w:rPr>
                <w:rFonts w:eastAsia="Times New Roman"/>
              </w:rPr>
            </w:pPr>
            <w:r>
              <w:rPr>
                <w:rFonts w:eastAsia="Times New Roman"/>
              </w:rPr>
              <w:t xml:space="preserve">El ciudadano vea esos campos </w:t>
            </w:r>
            <w:r>
              <w:rPr>
                <w:rFonts w:eastAsia="Times New Roman"/>
                <w:b/>
                <w:bCs/>
              </w:rPr>
              <w:t>resaltados y habilitados</w:t>
            </w:r>
            <w:r>
              <w:rPr>
                <w:rFonts w:eastAsia="Times New Roman"/>
              </w:rPr>
              <w:t xml:space="preserve"> en la acción telemática de subsanación.</w:t>
            </w:r>
          </w:p>
          <w:p w14:paraId="60D0CDB8" w14:textId="77777777" w:rsidR="00000000" w:rsidRDefault="00000000">
            <w:pPr>
              <w:numPr>
                <w:ilvl w:val="2"/>
                <w:numId w:val="2"/>
              </w:numPr>
              <w:spacing w:before="100" w:beforeAutospacing="1" w:after="100" w:afterAutospacing="1"/>
              <w:rPr>
                <w:rFonts w:eastAsia="Times New Roman"/>
              </w:rPr>
            </w:pPr>
            <w:r>
              <w:rPr>
                <w:rFonts w:eastAsia="Times New Roman"/>
              </w:rPr>
              <w:t>El funcionario pueda volver a entrar y modificar la selección tantas veces como sea necesario.</w:t>
            </w:r>
          </w:p>
          <w:p w14:paraId="4570F3EB" w14:textId="77777777" w:rsidR="00000000" w:rsidRDefault="00000000">
            <w:pPr>
              <w:numPr>
                <w:ilvl w:val="0"/>
                <w:numId w:val="2"/>
              </w:numPr>
              <w:spacing w:before="100" w:beforeAutospacing="1" w:after="100" w:afterAutospacing="1"/>
              <w:rPr>
                <w:rFonts w:eastAsia="Times New Roman"/>
              </w:rPr>
            </w:pPr>
            <w:r>
              <w:rPr>
                <w:rFonts w:eastAsia="Times New Roman"/>
                <w:b/>
                <w:bCs/>
              </w:rPr>
              <w:t>Persistencia y edición</w:t>
            </w:r>
            <w:r>
              <w:rPr>
                <w:rFonts w:eastAsia="Times New Roman"/>
              </w:rPr>
              <w:t xml:space="preserve"> </w:t>
            </w:r>
          </w:p>
          <w:p w14:paraId="194A63AD" w14:textId="77777777" w:rsidR="00000000" w:rsidRDefault="00000000">
            <w:pPr>
              <w:numPr>
                <w:ilvl w:val="1"/>
                <w:numId w:val="2"/>
              </w:numPr>
              <w:spacing w:before="100" w:beforeAutospacing="1" w:after="100" w:afterAutospacing="1"/>
              <w:rPr>
                <w:rFonts w:eastAsia="Times New Roman"/>
              </w:rPr>
            </w:pPr>
            <w:r>
              <w:rPr>
                <w:rFonts w:eastAsia="Times New Roman"/>
              </w:rPr>
              <w:t>Si el funcionario vuelve a abrir la solicitud, debe visualizar los campos previamente marcados.</w:t>
            </w:r>
          </w:p>
          <w:p w14:paraId="55DEAD80" w14:textId="77777777" w:rsidR="00000000" w:rsidRDefault="00000000">
            <w:pPr>
              <w:numPr>
                <w:ilvl w:val="1"/>
                <w:numId w:val="2"/>
              </w:numPr>
              <w:spacing w:before="100" w:beforeAutospacing="1" w:after="100" w:afterAutospacing="1"/>
              <w:rPr>
                <w:rFonts w:eastAsia="Times New Roman"/>
              </w:rPr>
            </w:pPr>
            <w:r>
              <w:rPr>
                <w:rFonts w:eastAsia="Times New Roman"/>
              </w:rPr>
              <w:t xml:space="preserve">Debe poder </w:t>
            </w:r>
            <w:r>
              <w:rPr>
                <w:rFonts w:eastAsia="Times New Roman"/>
                <w:b/>
                <w:bCs/>
              </w:rPr>
              <w:t>añadir o quitar marcas</w:t>
            </w:r>
            <w:r>
              <w:rPr>
                <w:rFonts w:eastAsia="Times New Roman"/>
              </w:rPr>
              <w:t xml:space="preserve"> y volver a guardar los cambios.</w:t>
            </w:r>
          </w:p>
          <w:p w14:paraId="5AB2F68B" w14:textId="77777777" w:rsidR="00000000" w:rsidRDefault="00000000">
            <w:pPr>
              <w:numPr>
                <w:ilvl w:val="0"/>
                <w:numId w:val="2"/>
              </w:numPr>
              <w:spacing w:before="100" w:beforeAutospacing="1" w:after="100" w:afterAutospacing="1"/>
              <w:rPr>
                <w:rFonts w:eastAsia="Times New Roman"/>
              </w:rPr>
            </w:pPr>
            <w:r>
              <w:rPr>
                <w:rFonts w:eastAsia="Times New Roman"/>
                <w:b/>
                <w:bCs/>
              </w:rPr>
              <w:t>Validaciones y comportamiento esperado</w:t>
            </w:r>
            <w:r>
              <w:rPr>
                <w:rFonts w:eastAsia="Times New Roman"/>
              </w:rPr>
              <w:t xml:space="preserve"> </w:t>
            </w:r>
          </w:p>
          <w:p w14:paraId="1EA913AE" w14:textId="77777777" w:rsidR="00000000" w:rsidRDefault="00000000">
            <w:pPr>
              <w:numPr>
                <w:ilvl w:val="1"/>
                <w:numId w:val="2"/>
              </w:numPr>
              <w:spacing w:before="100" w:beforeAutospacing="1" w:after="100" w:afterAutospacing="1"/>
              <w:rPr>
                <w:rFonts w:eastAsia="Times New Roman"/>
              </w:rPr>
            </w:pPr>
            <w:r>
              <w:rPr>
                <w:rFonts w:eastAsia="Times New Roman"/>
              </w:rPr>
              <w:lastRenderedPageBreak/>
              <w:t>Si no se marca ningún campo y se pulsa “Guardar”, el sistema debe permitirlo (lista vacía).</w:t>
            </w:r>
          </w:p>
          <w:p w14:paraId="5764C43D" w14:textId="77777777" w:rsidR="00000000" w:rsidRDefault="00000000">
            <w:pPr>
              <w:numPr>
                <w:ilvl w:val="1"/>
                <w:numId w:val="2"/>
              </w:numPr>
              <w:spacing w:before="100" w:beforeAutospacing="1" w:after="100" w:afterAutospacing="1"/>
              <w:rPr>
                <w:rFonts w:eastAsia="Times New Roman"/>
              </w:rPr>
            </w:pPr>
            <w:r>
              <w:rPr>
                <w:rFonts w:eastAsia="Times New Roman"/>
              </w:rPr>
              <w:t>No debe producirse ningún error al guardar repetidamente.</w:t>
            </w:r>
          </w:p>
          <w:p w14:paraId="4FC943AE" w14:textId="77777777" w:rsidR="00000000" w:rsidRDefault="00000000">
            <w:pPr>
              <w:numPr>
                <w:ilvl w:val="1"/>
                <w:numId w:val="2"/>
              </w:numPr>
              <w:spacing w:before="100" w:beforeAutospacing="1" w:after="100" w:afterAutospacing="1"/>
              <w:rPr>
                <w:rFonts w:eastAsia="Times New Roman"/>
              </w:rPr>
            </w:pPr>
            <w:r>
              <w:rPr>
                <w:rFonts w:eastAsia="Times New Roman"/>
              </w:rPr>
              <w:t>El resaltado visual debe ser consistente en todas las sesiones.</w:t>
            </w:r>
          </w:p>
          <w:p w14:paraId="77365D26" w14:textId="77777777" w:rsidR="00000000" w:rsidRDefault="00000000">
            <w:pPr>
              <w:pStyle w:val="Ttulo3"/>
              <w:rPr>
                <w:rFonts w:eastAsia="Times New Roman"/>
              </w:rPr>
            </w:pPr>
            <w:bookmarkStart w:id="1" w:name="%F0%9F%9B%A0%EF%B8%8FRequisitost%C3%A9cn"/>
            <w:bookmarkEnd w:id="1"/>
            <w:r>
              <w:rPr>
                <w:rFonts w:ascii="Segoe UI Emoji" w:eastAsia="Times New Roman" w:hAnsi="Segoe UI Emoji" w:cs="Segoe UI Emoji"/>
              </w:rPr>
              <w:t>🛠️</w:t>
            </w:r>
            <w:r>
              <w:rPr>
                <w:rFonts w:eastAsia="Times New Roman"/>
              </w:rPr>
              <w:t xml:space="preserve"> Requisitos técnicos</w:t>
            </w:r>
          </w:p>
          <w:p w14:paraId="7BA06D11" w14:textId="77777777" w:rsidR="00000000" w:rsidRDefault="00000000">
            <w:pPr>
              <w:numPr>
                <w:ilvl w:val="0"/>
                <w:numId w:val="3"/>
              </w:numPr>
              <w:spacing w:before="100" w:beforeAutospacing="1" w:after="100" w:afterAutospacing="1"/>
              <w:rPr>
                <w:rFonts w:eastAsia="Times New Roman"/>
              </w:rPr>
            </w:pPr>
            <w:r>
              <w:rPr>
                <w:rFonts w:eastAsia="Times New Roman"/>
              </w:rPr>
              <w:t xml:space="preserve">Se modificará el modelo de Request de ae50d para incorporar un campo donde persistir la información: </w:t>
            </w:r>
          </w:p>
          <w:p w14:paraId="54852587" w14:textId="77777777" w:rsidR="00000000" w:rsidRDefault="00000000">
            <w:pPr>
              <w:numPr>
                <w:ilvl w:val="1"/>
                <w:numId w:val="3"/>
              </w:numPr>
              <w:spacing w:before="100" w:beforeAutospacing="1" w:after="100" w:afterAutospacing="1"/>
              <w:rPr>
                <w:rFonts w:eastAsia="Times New Roman"/>
              </w:rPr>
            </w:pPr>
            <w:r>
              <w:rPr>
                <w:rFonts w:eastAsia="Times New Roman"/>
                <w:b/>
                <w:bCs/>
              </w:rPr>
              <w:t>Set&lt;String&gt; fieldsToBeCorrected:</w:t>
            </w:r>
            <w:r>
              <w:rPr>
                <w:rFonts w:eastAsia="Times New Roman"/>
              </w:rPr>
              <w:t xml:space="preserve"> Listado de campos, no repetidos, del formulario, que deben ser subdanados. </w:t>
            </w:r>
          </w:p>
          <w:p w14:paraId="12FD8BBB" w14:textId="77777777" w:rsidR="00000000" w:rsidRDefault="00000000">
            <w:pPr>
              <w:numPr>
                <w:ilvl w:val="2"/>
                <w:numId w:val="3"/>
              </w:numPr>
              <w:spacing w:before="100" w:beforeAutospacing="1" w:after="100" w:afterAutospacing="1"/>
              <w:rPr>
                <w:rFonts w:eastAsia="Times New Roman"/>
              </w:rPr>
            </w:pPr>
            <w:r>
              <w:rPr>
                <w:rFonts w:eastAsia="Times New Roman"/>
              </w:rPr>
              <w:t>Se usará su campo name único que los identifica dentro del formulario</w:t>
            </w:r>
          </w:p>
          <w:p w14:paraId="23E636B0" w14:textId="77777777" w:rsidR="00000000" w:rsidRDefault="00000000">
            <w:pPr>
              <w:numPr>
                <w:ilvl w:val="2"/>
                <w:numId w:val="3"/>
              </w:numPr>
              <w:spacing w:before="100" w:beforeAutospacing="1" w:after="100" w:afterAutospacing="1"/>
              <w:rPr>
                <w:rFonts w:eastAsia="Times New Roman"/>
              </w:rPr>
            </w:pPr>
            <w:r>
              <w:rPr>
                <w:rFonts w:eastAsia="Times New Roman"/>
              </w:rPr>
              <w:t>En el caso de elementos que puedan estar repetidos por pertenecer a un bloque de repetición, tabla o grupo de repetición, se usará una concatenacion con el indice numérico para identificar a cual se refiere la necesidad de subsanación.</w:t>
            </w:r>
          </w:p>
          <w:p w14:paraId="51CCC8CA" w14:textId="77777777" w:rsidR="00000000" w:rsidRDefault="00000000">
            <w:pPr>
              <w:rPr>
                <w:rFonts w:eastAsia="Times New Roman"/>
              </w:rPr>
            </w:pPr>
          </w:p>
        </w:tc>
      </w:tr>
    </w:tbl>
    <w:p w14:paraId="046E28FE" w14:textId="77777777" w:rsidR="00000000" w:rsidRDefault="00000000">
      <w:pPr>
        <w:rPr>
          <w:rFonts w:eastAsia="Times New Roman"/>
        </w:rPr>
      </w:pPr>
      <w:r>
        <w:rPr>
          <w:rFonts w:eastAsia="Times New Roman"/>
        </w:rPr>
        <w:lastRenderedPageBreak/>
        <w:pict w14:anchorId="48FE1870">
          <v:rect id="_x0000_i1026" style="width:0;height:11.25pt" o:hralign="center" o:hrstd="t" o:hr="t" fillcolor="#a0a0a0" stroked="f"/>
        </w:pict>
      </w:r>
    </w:p>
    <w:p w14:paraId="112741F0"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698"/>
        <w:gridCol w:w="6790"/>
      </w:tblGrid>
      <w:tr w:rsidR="00000000" w14:paraId="1E52ABCA"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19475D" w14:textId="77777777" w:rsidR="00000000" w:rsidRDefault="00000000">
            <w:pPr>
              <w:rPr>
                <w:rFonts w:eastAsia="Times New Roman"/>
              </w:rPr>
            </w:pPr>
            <w:hyperlink r:id="rId13" w:history="1">
              <w:r>
                <w:rPr>
                  <w:rStyle w:val="Hipervnculo"/>
                  <w:rFonts w:eastAsia="Times New Roman"/>
                  <w:b/>
                  <w:bCs/>
                </w:rPr>
                <w:t>Subsanación - Proceso del tramitador</w:t>
              </w:r>
            </w:hyperlink>
            <w:r>
              <w:rPr>
                <w:rFonts w:eastAsia="Times New Roman"/>
              </w:rPr>
              <w:t xml:space="preserve"> </w:t>
            </w:r>
            <w:r>
              <w:rPr>
                <w:rFonts w:eastAsia="Times New Roman"/>
                <w:sz w:val="14"/>
                <w:szCs w:val="14"/>
              </w:rPr>
              <w:t>(</w:t>
            </w:r>
            <w:hyperlink r:id="rId14" w:history="1">
              <w:r>
                <w:rPr>
                  <w:rStyle w:val="Hipervnculo"/>
                  <w:rFonts w:eastAsia="Times New Roman"/>
                  <w:sz w:val="14"/>
                  <w:szCs w:val="14"/>
                </w:rPr>
                <w:t>TOOL-1974</w:t>
              </w:r>
            </w:hyperlink>
            <w:r>
              <w:rPr>
                <w:rFonts w:eastAsia="Times New Roman"/>
                <w:sz w:val="14"/>
                <w:szCs w:val="14"/>
              </w:rPr>
              <w:t>)</w:t>
            </w:r>
            <w:r>
              <w:rPr>
                <w:rFonts w:eastAsia="Times New Roman"/>
              </w:rPr>
              <w:t xml:space="preserve"> </w:t>
            </w:r>
          </w:p>
          <w:p w14:paraId="26D396F3" w14:textId="77777777" w:rsidR="00000000" w:rsidRDefault="00000000">
            <w:pPr>
              <w:pStyle w:val="Ttulo3"/>
              <w:rPr>
                <w:rFonts w:eastAsia="Times New Roman"/>
              </w:rPr>
            </w:pPr>
            <w:r>
              <w:rPr>
                <w:rFonts w:eastAsia="Times New Roman"/>
                <w:noProof/>
              </w:rPr>
              <w:drawing>
                <wp:inline distT="0" distB="0" distL="0" distR="0" wp14:anchorId="56FC4A91" wp14:editId="27C57A43">
                  <wp:extent cx="152400" cy="152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t>[TOOL-2622] </w:t>
            </w:r>
            <w:hyperlink r:id="rId15" w:history="1">
              <w:r>
                <w:rPr>
                  <w:rStyle w:val="Hipervnculo"/>
                  <w:rFonts w:eastAsia="Times New Roman"/>
                </w:rPr>
                <w:t>Acceso al ToolkitBerria desde el cliente de tramitación</w:t>
              </w:r>
            </w:hyperlink>
            <w:r>
              <w:rPr>
                <w:rFonts w:eastAsia="Times New Roman"/>
              </w:rPr>
              <w:t xml:space="preserve"> </w:t>
            </w:r>
            <w:r>
              <w:rPr>
                <w:rFonts w:eastAsia="Times New Roman"/>
                <w:b w:val="0"/>
                <w:bCs w:val="0"/>
                <w:sz w:val="16"/>
                <w:szCs w:val="16"/>
              </w:rPr>
              <w:t xml:space="preserve">Creada: 13/nov/25  Actualizada: 26/ene/26 </w:t>
            </w:r>
          </w:p>
        </w:tc>
      </w:tr>
      <w:tr w:rsidR="00000000" w14:paraId="255719C3"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95311C" w14:textId="77777777" w:rsidR="00000000" w:rsidRDefault="00000000">
            <w:pPr>
              <w:rPr>
                <w:rFonts w:eastAsia="Times New Roman"/>
              </w:rPr>
            </w:pPr>
            <w:r>
              <w:rPr>
                <w:rFonts w:eastAsia="Times New Roman"/>
                <w:b/>
                <w:bCs/>
              </w:rPr>
              <w:t>Estado:</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89D903" w14:textId="77777777" w:rsidR="00000000" w:rsidRDefault="00000000">
            <w:pPr>
              <w:rPr>
                <w:rFonts w:eastAsia="Times New Roman"/>
              </w:rPr>
            </w:pPr>
            <w:r>
              <w:rPr>
                <w:rFonts w:eastAsia="Times New Roman"/>
              </w:rPr>
              <w:t>Tareas por hacer</w:t>
            </w:r>
          </w:p>
        </w:tc>
      </w:tr>
      <w:tr w:rsidR="00000000" w14:paraId="5B0EAF25"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84273B" w14:textId="77777777" w:rsidR="00000000" w:rsidRDefault="00000000">
            <w:pPr>
              <w:rPr>
                <w:rFonts w:eastAsia="Times New Roman"/>
              </w:rPr>
            </w:pPr>
            <w:r>
              <w:rPr>
                <w:rFonts w:eastAsia="Times New Roman"/>
                <w:b/>
                <w:bCs/>
              </w:rPr>
              <w:t>Proyecto:</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E1D0A8" w14:textId="77777777" w:rsidR="00000000" w:rsidRDefault="00000000">
            <w:pPr>
              <w:rPr>
                <w:rFonts w:eastAsia="Times New Roman"/>
              </w:rPr>
            </w:pPr>
            <w:hyperlink r:id="rId16" w:history="1">
              <w:r>
                <w:rPr>
                  <w:rStyle w:val="Hipervnculo"/>
                  <w:rFonts w:eastAsia="Times New Roman"/>
                </w:rPr>
                <w:t>Toolkit</w:t>
              </w:r>
            </w:hyperlink>
          </w:p>
        </w:tc>
      </w:tr>
      <w:tr w:rsidR="00000000" w14:paraId="6BFD518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6210DB" w14:textId="77777777" w:rsidR="00000000" w:rsidRDefault="00000000">
            <w:pPr>
              <w:rPr>
                <w:rFonts w:eastAsia="Times New Roman"/>
              </w:rPr>
            </w:pPr>
            <w:r>
              <w:rPr>
                <w:rFonts w:eastAsia="Times New Roman"/>
                <w:b/>
                <w:bCs/>
              </w:rPr>
              <w:t>Componentes: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2D8969" w14:textId="77777777" w:rsidR="00000000" w:rsidRDefault="00000000">
            <w:pPr>
              <w:rPr>
                <w:rFonts w:eastAsia="Times New Roman"/>
              </w:rPr>
            </w:pPr>
            <w:r>
              <w:rPr>
                <w:rFonts w:eastAsia="Times New Roman"/>
              </w:rPr>
              <w:t xml:space="preserve">Ninguno </w:t>
            </w:r>
          </w:p>
        </w:tc>
      </w:tr>
      <w:tr w:rsidR="00000000" w14:paraId="0F59690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2E1783" w14:textId="77777777" w:rsidR="00000000" w:rsidRDefault="00000000">
            <w:pPr>
              <w:rPr>
                <w:rFonts w:eastAsia="Times New Roman"/>
              </w:rPr>
            </w:pPr>
            <w:r>
              <w:rPr>
                <w:rFonts w:eastAsia="Times New Roman"/>
                <w:b/>
                <w:bCs/>
              </w:rPr>
              <w:t>Versiones afectadas: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48EA83" w14:textId="77777777" w:rsidR="00000000" w:rsidRDefault="00000000">
            <w:pPr>
              <w:rPr>
                <w:rFonts w:eastAsia="Times New Roman"/>
              </w:rPr>
            </w:pPr>
            <w:r>
              <w:rPr>
                <w:rFonts w:eastAsia="Times New Roman"/>
              </w:rPr>
              <w:t xml:space="preserve">Ninguno </w:t>
            </w:r>
          </w:p>
        </w:tc>
      </w:tr>
      <w:tr w:rsidR="00000000" w14:paraId="157F67A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1FD9CE" w14:textId="77777777" w:rsidR="00000000" w:rsidRDefault="00000000">
            <w:pPr>
              <w:rPr>
                <w:rFonts w:eastAsia="Times New Roman"/>
              </w:rPr>
            </w:pPr>
            <w:r>
              <w:rPr>
                <w:rFonts w:eastAsia="Times New Roman"/>
                <w:b/>
                <w:bCs/>
              </w:rPr>
              <w:t>Versiones corregidas: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F3BBFC" w14:textId="77777777" w:rsidR="00000000" w:rsidRDefault="00000000">
            <w:pPr>
              <w:rPr>
                <w:rFonts w:eastAsia="Times New Roman"/>
              </w:rPr>
            </w:pPr>
            <w:r>
              <w:rPr>
                <w:rFonts w:eastAsia="Times New Roman"/>
              </w:rPr>
              <w:t xml:space="preserve">Ninguno </w:t>
            </w:r>
          </w:p>
        </w:tc>
      </w:tr>
      <w:tr w:rsidR="00000000" w14:paraId="70DFCE2D"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B90301" w14:textId="77777777" w:rsidR="00000000" w:rsidRDefault="00000000">
            <w:pPr>
              <w:rPr>
                <w:rFonts w:eastAsia="Times New Roman"/>
              </w:rPr>
            </w:pPr>
            <w:r>
              <w:rPr>
                <w:rFonts w:eastAsia="Times New Roman"/>
                <w:b/>
                <w:bCs/>
              </w:rPr>
              <w:t>Principal:</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B52F2D" w14:textId="77777777" w:rsidR="00000000" w:rsidRDefault="00000000">
            <w:pPr>
              <w:rPr>
                <w:rFonts w:eastAsia="Times New Roman"/>
              </w:rPr>
            </w:pPr>
            <w:hyperlink r:id="rId17" w:history="1">
              <w:r>
                <w:rPr>
                  <w:rStyle w:val="Hipervnculo"/>
                  <w:rFonts w:eastAsia="Times New Roman"/>
                </w:rPr>
                <w:t>Subsanación - Proceso del tramitador</w:t>
              </w:r>
            </w:hyperlink>
          </w:p>
        </w:tc>
      </w:tr>
    </w:tbl>
    <w:p w14:paraId="54F585DD"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98"/>
        <w:gridCol w:w="2546"/>
        <w:gridCol w:w="1698"/>
        <w:gridCol w:w="2546"/>
      </w:tblGrid>
      <w:tr w:rsidR="00000000" w14:paraId="3AF9B0B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1D5051" w14:textId="77777777" w:rsidR="00000000" w:rsidRDefault="00000000">
            <w:pPr>
              <w:rPr>
                <w:rFonts w:eastAsia="Times New Roman"/>
              </w:rPr>
            </w:pPr>
            <w:r>
              <w:rPr>
                <w:rFonts w:eastAsia="Times New Roman"/>
                <w:b/>
                <w:bCs/>
              </w:rPr>
              <w:t>Tipo:</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9F15E3" w14:textId="77777777" w:rsidR="00000000" w:rsidRDefault="00000000">
            <w:pPr>
              <w:rPr>
                <w:rFonts w:eastAsia="Times New Roman"/>
              </w:rPr>
            </w:pPr>
            <w:r>
              <w:rPr>
                <w:rFonts w:eastAsia="Times New Roman"/>
              </w:rPr>
              <w:t xml:space="preserve">Historia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174C80" w14:textId="77777777" w:rsidR="00000000" w:rsidRDefault="00000000">
            <w:pPr>
              <w:rPr>
                <w:rFonts w:eastAsia="Times New Roman"/>
              </w:rPr>
            </w:pPr>
            <w:r>
              <w:rPr>
                <w:rFonts w:eastAsia="Times New Roman"/>
                <w:b/>
                <w:bCs/>
              </w:rPr>
              <w:t>Prioridad:</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DEBCB1" w14:textId="77777777" w:rsidR="00000000" w:rsidRDefault="00000000">
            <w:pPr>
              <w:rPr>
                <w:rFonts w:eastAsia="Times New Roman"/>
              </w:rPr>
            </w:pPr>
            <w:r>
              <w:rPr>
                <w:rFonts w:eastAsia="Times New Roman"/>
              </w:rPr>
              <w:t xml:space="preserve">Medium </w:t>
            </w:r>
          </w:p>
        </w:tc>
      </w:tr>
      <w:tr w:rsidR="00000000" w14:paraId="35C0B3A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FD0ADD" w14:textId="77777777" w:rsidR="00000000" w:rsidRDefault="00000000">
            <w:pPr>
              <w:rPr>
                <w:rFonts w:eastAsia="Times New Roman"/>
              </w:rPr>
            </w:pPr>
            <w:r>
              <w:rPr>
                <w:rFonts w:eastAsia="Times New Roman"/>
                <w:b/>
                <w:bCs/>
              </w:rPr>
              <w:t>Informador: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968478" w14:textId="77777777" w:rsidR="00000000" w:rsidRDefault="00000000">
            <w:pPr>
              <w:rPr>
                <w:rFonts w:eastAsia="Times New Roman"/>
              </w:rPr>
            </w:pPr>
            <w:hyperlink r:id="rId18" w:history="1">
              <w:r>
                <w:rPr>
                  <w:rStyle w:val="Hipervnculo"/>
                  <w:rFonts w:eastAsia="Times New Roman"/>
                </w:rPr>
                <w:t xml:space="preserve">Antonio Gallego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64D4AC" w14:textId="77777777" w:rsidR="00000000" w:rsidRDefault="00000000">
            <w:pPr>
              <w:rPr>
                <w:rFonts w:eastAsia="Times New Roman"/>
              </w:rPr>
            </w:pPr>
            <w:r>
              <w:rPr>
                <w:rFonts w:eastAsia="Times New Roman"/>
                <w:b/>
                <w:bCs/>
              </w:rPr>
              <w:t>Persona asignada:</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3FA599" w14:textId="77777777" w:rsidR="00000000" w:rsidRDefault="00000000">
            <w:pPr>
              <w:rPr>
                <w:rFonts w:eastAsia="Times New Roman"/>
              </w:rPr>
            </w:pPr>
            <w:hyperlink r:id="rId19" w:history="1">
              <w:r>
                <w:rPr>
                  <w:rStyle w:val="Hipervnculo"/>
                  <w:rFonts w:eastAsia="Times New Roman"/>
                </w:rPr>
                <w:t xml:space="preserve">Alberto Aurensanz </w:t>
              </w:r>
            </w:hyperlink>
          </w:p>
        </w:tc>
      </w:tr>
      <w:tr w:rsidR="00000000" w14:paraId="540D46FA"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B7E12F" w14:textId="77777777" w:rsidR="00000000" w:rsidRDefault="00000000">
            <w:pPr>
              <w:rPr>
                <w:rFonts w:eastAsia="Times New Roman"/>
              </w:rPr>
            </w:pPr>
            <w:r>
              <w:rPr>
                <w:rFonts w:eastAsia="Times New Roman"/>
                <w:b/>
                <w:bCs/>
              </w:rPr>
              <w:t>Resolución: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5469CAA" w14:textId="77777777" w:rsidR="00000000" w:rsidRDefault="00000000">
            <w:pPr>
              <w:rPr>
                <w:rFonts w:eastAsia="Times New Roman"/>
              </w:rPr>
            </w:pPr>
            <w:r>
              <w:rPr>
                <w:rFonts w:eastAsia="Times New Roman"/>
              </w:rPr>
              <w:t xml:space="preserve">Sin resolver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F528BC" w14:textId="77777777" w:rsidR="00000000" w:rsidRDefault="00000000">
            <w:pPr>
              <w:rPr>
                <w:rFonts w:eastAsia="Times New Roman"/>
              </w:rPr>
            </w:pPr>
            <w:r>
              <w:rPr>
                <w:rFonts w:eastAsia="Times New Roman"/>
                <w:b/>
                <w:bCs/>
              </w:rPr>
              <w:t>Votos: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8287B41" w14:textId="77777777" w:rsidR="00000000" w:rsidRDefault="00000000">
            <w:pPr>
              <w:rPr>
                <w:rFonts w:eastAsia="Times New Roman"/>
              </w:rPr>
            </w:pPr>
            <w:r>
              <w:rPr>
                <w:rFonts w:eastAsia="Times New Roman"/>
              </w:rPr>
              <w:t xml:space="preserve">0 </w:t>
            </w:r>
          </w:p>
        </w:tc>
      </w:tr>
      <w:tr w:rsidR="00000000" w14:paraId="722C6D48"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68C0E9" w14:textId="77777777" w:rsidR="00000000" w:rsidRDefault="00000000">
            <w:pPr>
              <w:rPr>
                <w:rFonts w:eastAsia="Times New Roman"/>
              </w:rPr>
            </w:pPr>
            <w:r>
              <w:rPr>
                <w:rFonts w:eastAsia="Times New Roman"/>
                <w:b/>
                <w:bCs/>
              </w:rPr>
              <w:t>Etiquetas: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BD672F" w14:textId="77777777" w:rsidR="00000000" w:rsidRDefault="00000000">
            <w:pPr>
              <w:rPr>
                <w:rFonts w:eastAsia="Times New Roman"/>
              </w:rPr>
            </w:pPr>
            <w:r>
              <w:rPr>
                <w:rFonts w:eastAsia="Times New Roman"/>
              </w:rPr>
              <w:t xml:space="preserve">B2, SQUAD_TITANS </w:t>
            </w:r>
          </w:p>
        </w:tc>
      </w:tr>
      <w:tr w:rsidR="00000000" w14:paraId="007BB46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69630F" w14:textId="77777777" w:rsidR="00000000" w:rsidRDefault="00000000">
            <w:pPr>
              <w:rPr>
                <w:rFonts w:eastAsia="Times New Roman"/>
              </w:rPr>
            </w:pPr>
            <w:r>
              <w:rPr>
                <w:rFonts w:eastAsia="Times New Roman"/>
                <w:b/>
                <w:bCs/>
              </w:rPr>
              <w:t>Trabajo restante estimado:</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0A12B0" w14:textId="77777777" w:rsidR="00000000" w:rsidRDefault="00000000">
            <w:pPr>
              <w:rPr>
                <w:rFonts w:eastAsia="Times New Roman"/>
              </w:rPr>
            </w:pPr>
            <w:r>
              <w:rPr>
                <w:rFonts w:eastAsia="Times New Roman"/>
              </w:rPr>
              <w:t xml:space="preserve">Desconocido </w:t>
            </w:r>
          </w:p>
        </w:tc>
      </w:tr>
      <w:tr w:rsidR="00000000" w14:paraId="1674586D"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C5357B" w14:textId="77777777" w:rsidR="00000000" w:rsidRDefault="00000000">
            <w:pPr>
              <w:rPr>
                <w:rFonts w:eastAsia="Times New Roman"/>
              </w:rPr>
            </w:pPr>
            <w:r>
              <w:rPr>
                <w:rFonts w:eastAsia="Times New Roman"/>
                <w:b/>
                <w:bCs/>
              </w:rPr>
              <w:t>Tiempo Trabajado:</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A16389" w14:textId="77777777" w:rsidR="00000000" w:rsidRDefault="00000000">
            <w:pPr>
              <w:rPr>
                <w:rFonts w:eastAsia="Times New Roman"/>
              </w:rPr>
            </w:pPr>
            <w:r>
              <w:rPr>
                <w:rFonts w:eastAsia="Times New Roman"/>
              </w:rPr>
              <w:t xml:space="preserve">Desconocido </w:t>
            </w:r>
          </w:p>
        </w:tc>
      </w:tr>
      <w:tr w:rsidR="00000000" w14:paraId="7325431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70FAB5" w14:textId="77777777" w:rsidR="00000000" w:rsidRDefault="00000000">
            <w:pPr>
              <w:rPr>
                <w:rFonts w:eastAsia="Times New Roman"/>
              </w:rPr>
            </w:pPr>
            <w:r>
              <w:rPr>
                <w:rFonts w:eastAsia="Times New Roman"/>
                <w:b/>
                <w:bCs/>
              </w:rPr>
              <w:t>Estimación original:</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14EB290" w14:textId="77777777" w:rsidR="00000000" w:rsidRDefault="00000000">
            <w:pPr>
              <w:rPr>
                <w:rFonts w:eastAsia="Times New Roman"/>
              </w:rPr>
            </w:pPr>
            <w:r>
              <w:rPr>
                <w:rFonts w:eastAsia="Times New Roman"/>
              </w:rPr>
              <w:t xml:space="preserve">Desconocido </w:t>
            </w:r>
          </w:p>
        </w:tc>
      </w:tr>
    </w:tbl>
    <w:p w14:paraId="778B77BC"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98"/>
        <w:gridCol w:w="6790"/>
      </w:tblGrid>
      <w:tr w:rsidR="00000000" w14:paraId="0064BB0F"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7D51EC" w14:textId="77777777" w:rsidR="00000000" w:rsidRDefault="00000000">
            <w:pPr>
              <w:rPr>
                <w:rFonts w:eastAsia="Times New Roman"/>
              </w:rPr>
            </w:pPr>
            <w:r>
              <w:rPr>
                <w:rFonts w:eastAsia="Times New Roman"/>
                <w:b/>
                <w:bCs/>
              </w:rPr>
              <w:t>Enlaces de incidencias: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1156"/>
              <w:gridCol w:w="1091"/>
              <w:gridCol w:w="2992"/>
              <w:gridCol w:w="1536"/>
            </w:tblGrid>
            <w:tr w:rsidR="00000000" w14:paraId="13000FBD"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2EBC907E" w14:textId="77777777" w:rsidR="00000000" w:rsidRDefault="00000000">
                  <w:pPr>
                    <w:rPr>
                      <w:rFonts w:eastAsia="Times New Roman"/>
                    </w:rPr>
                  </w:pPr>
                  <w:r>
                    <w:rPr>
                      <w:rFonts w:eastAsia="Times New Roman"/>
                      <w:b/>
                      <w:bCs/>
                    </w:rPr>
                    <w:t>Blocks</w:t>
                  </w:r>
                </w:p>
              </w:tc>
            </w:tr>
            <w:tr w:rsidR="00000000" w14:paraId="4C9C6135"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04687099" w14:textId="77777777" w:rsidR="00000000" w:rsidRDefault="00000000">
                  <w:pPr>
                    <w:rPr>
                      <w:rFonts w:eastAsia="Times New Roman"/>
                    </w:rPr>
                  </w:pPr>
                  <w:r>
                    <w:rPr>
                      <w:rFonts w:eastAsia="Times New Roman"/>
                    </w:rPr>
                    <w:t xml:space="preserve">is blocked by </w:t>
                  </w:r>
                </w:p>
              </w:tc>
              <w:tc>
                <w:tcPr>
                  <w:tcW w:w="0" w:type="auto"/>
                  <w:tcBorders>
                    <w:top w:val="nil"/>
                    <w:left w:val="nil"/>
                    <w:bottom w:val="nil"/>
                    <w:right w:val="nil"/>
                  </w:tcBorders>
                  <w:tcMar>
                    <w:top w:w="30" w:type="dxa"/>
                    <w:left w:w="30" w:type="dxa"/>
                    <w:bottom w:w="30" w:type="dxa"/>
                    <w:right w:w="30" w:type="dxa"/>
                  </w:tcMar>
                  <w:hideMark/>
                </w:tcPr>
                <w:p w14:paraId="35B45421" w14:textId="77777777" w:rsidR="00000000" w:rsidRDefault="00000000">
                  <w:pPr>
                    <w:rPr>
                      <w:rFonts w:eastAsia="Times New Roman"/>
                    </w:rPr>
                  </w:pPr>
                  <w:hyperlink r:id="rId20" w:history="1">
                    <w:r>
                      <w:rPr>
                        <w:rStyle w:val="Hipervnculo"/>
                        <w:rFonts w:eastAsia="Times New Roman"/>
                      </w:rPr>
                      <w:t xml:space="preserve">TOOL-2611 </w:t>
                    </w:r>
                  </w:hyperlink>
                </w:p>
              </w:tc>
              <w:tc>
                <w:tcPr>
                  <w:tcW w:w="0" w:type="auto"/>
                  <w:tcBorders>
                    <w:top w:val="nil"/>
                    <w:left w:val="nil"/>
                    <w:bottom w:val="nil"/>
                    <w:right w:val="nil"/>
                  </w:tcBorders>
                  <w:tcMar>
                    <w:top w:w="30" w:type="dxa"/>
                    <w:left w:w="30" w:type="dxa"/>
                    <w:bottom w:w="30" w:type="dxa"/>
                    <w:right w:w="30" w:type="dxa"/>
                  </w:tcMar>
                  <w:hideMark/>
                </w:tcPr>
                <w:p w14:paraId="620C58D1" w14:textId="77777777" w:rsidR="00000000" w:rsidRDefault="00000000">
                  <w:pPr>
                    <w:rPr>
                      <w:rFonts w:eastAsia="Times New Roman"/>
                    </w:rPr>
                  </w:pPr>
                  <w:r>
                    <w:rPr>
                      <w:rFonts w:eastAsia="Times New Roman"/>
                    </w:rPr>
                    <w:t xml:space="preserve">Entrada desde "Bandeja del Tramitador" </w:t>
                  </w:r>
                </w:p>
              </w:tc>
              <w:tc>
                <w:tcPr>
                  <w:tcW w:w="0" w:type="auto"/>
                  <w:tcBorders>
                    <w:top w:val="nil"/>
                    <w:left w:val="nil"/>
                    <w:bottom w:val="nil"/>
                    <w:right w:val="nil"/>
                  </w:tcBorders>
                  <w:tcMar>
                    <w:top w:w="30" w:type="dxa"/>
                    <w:left w:w="30" w:type="dxa"/>
                    <w:bottom w:w="30" w:type="dxa"/>
                    <w:right w:w="30" w:type="dxa"/>
                  </w:tcMar>
                  <w:hideMark/>
                </w:tcPr>
                <w:p w14:paraId="0EB83A2C" w14:textId="77777777" w:rsidR="00000000" w:rsidRDefault="00000000">
                  <w:pPr>
                    <w:rPr>
                      <w:rFonts w:eastAsia="Times New Roman"/>
                    </w:rPr>
                  </w:pPr>
                  <w:r>
                    <w:rPr>
                      <w:rFonts w:eastAsia="Times New Roman"/>
                    </w:rPr>
                    <w:t xml:space="preserve">Awaiting approval </w:t>
                  </w:r>
                </w:p>
              </w:tc>
            </w:tr>
          </w:tbl>
          <w:p w14:paraId="264A0313" w14:textId="77777777" w:rsidR="00000000" w:rsidRDefault="00000000">
            <w:pPr>
              <w:rPr>
                <w:rFonts w:eastAsia="Times New Roman"/>
              </w:rPr>
            </w:pPr>
          </w:p>
        </w:tc>
      </w:tr>
      <w:tr w:rsidR="00000000" w14:paraId="3EEE42F5"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68E90B" w14:textId="77777777" w:rsidR="00000000" w:rsidRDefault="00000000">
            <w:pPr>
              <w:rPr>
                <w:rFonts w:eastAsia="Times New Roman"/>
              </w:rPr>
            </w:pPr>
            <w:r>
              <w:rPr>
                <w:rFonts w:eastAsia="Times New Roman"/>
                <w:b/>
                <w:bCs/>
              </w:rPr>
              <w:t>Story Points: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C1267C" w14:textId="77777777" w:rsidR="00000000" w:rsidRDefault="00000000">
            <w:pPr>
              <w:rPr>
                <w:rFonts w:eastAsia="Times New Roman"/>
              </w:rPr>
            </w:pPr>
            <w:r>
              <w:rPr>
                <w:rFonts w:eastAsia="Times New Roman"/>
              </w:rPr>
              <w:t xml:space="preserve">5 </w:t>
            </w:r>
          </w:p>
        </w:tc>
      </w:tr>
      <w:tr w:rsidR="00000000" w14:paraId="0EA4247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8B77A9" w14:textId="77777777" w:rsidR="00000000" w:rsidRDefault="00000000">
            <w:pPr>
              <w:rPr>
                <w:rFonts w:eastAsia="Times New Roman"/>
              </w:rPr>
            </w:pPr>
            <w:r>
              <w:rPr>
                <w:rFonts w:eastAsia="Times New Roman"/>
                <w:b/>
                <w:bCs/>
              </w:rPr>
              <w:t>Epic Link: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7A733F" w14:textId="77777777" w:rsidR="00000000" w:rsidRDefault="00000000">
            <w:pPr>
              <w:rPr>
                <w:rFonts w:eastAsia="Times New Roman"/>
              </w:rPr>
            </w:pPr>
            <w:hyperlink r:id="rId21" w:history="1">
              <w:r>
                <w:rPr>
                  <w:rStyle w:val="Hipervnculo"/>
                  <w:rFonts w:eastAsia="Times New Roman"/>
                </w:rPr>
                <w:t xml:space="preserve">Subsanación - Proceso del tramitador </w:t>
              </w:r>
            </w:hyperlink>
          </w:p>
        </w:tc>
      </w:tr>
      <w:tr w:rsidR="00000000" w14:paraId="5A0F36E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177DE9"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463295" w14:textId="77777777" w:rsidR="00000000" w:rsidRDefault="00000000">
            <w:pPr>
              <w:rPr>
                <w:rFonts w:eastAsia="Times New Roman"/>
              </w:rPr>
            </w:pPr>
          </w:p>
        </w:tc>
      </w:tr>
    </w:tbl>
    <w:p w14:paraId="14BAEFCE" w14:textId="77777777" w:rsidR="00000000" w:rsidRDefault="00000000">
      <w:pPr>
        <w:rPr>
          <w:rFonts w:eastAsia="Times New Roman"/>
        </w:rPr>
      </w:pPr>
    </w:p>
    <w:tbl>
      <w:tblPr>
        <w:tblW w:w="5000" w:type="pct"/>
        <w:jc w:val="center"/>
        <w:tblCellSpacing w:w="0" w:type="dxa"/>
        <w:tblCellMar>
          <w:top w:w="30" w:type="dxa"/>
          <w:left w:w="30" w:type="dxa"/>
          <w:bottom w:w="30" w:type="dxa"/>
          <w:right w:w="30" w:type="dxa"/>
        </w:tblCellMar>
        <w:tblLook w:val="04A0" w:firstRow="1" w:lastRow="0" w:firstColumn="1" w:lastColumn="0" w:noHBand="0" w:noVBand="1"/>
      </w:tblPr>
      <w:tblGrid>
        <w:gridCol w:w="1394"/>
        <w:gridCol w:w="7110"/>
      </w:tblGrid>
      <w:tr w:rsidR="00000000" w14:paraId="619DE2DF" w14:textId="77777777">
        <w:trPr>
          <w:tblCellSpacing w:w="0" w:type="dxa"/>
          <w:jc w:val="center"/>
        </w:trPr>
        <w:tc>
          <w:tcPr>
            <w:tcW w:w="50" w:type="pct"/>
            <w:shd w:val="clear" w:color="auto" w:fill="BBBBBB"/>
            <w:noWrap/>
            <w:vAlign w:val="center"/>
            <w:hideMark/>
          </w:tcPr>
          <w:p w14:paraId="628E63D0" w14:textId="77777777" w:rsidR="00000000" w:rsidRDefault="00000000">
            <w:pPr>
              <w:jc w:val="center"/>
              <w:rPr>
                <w:rFonts w:eastAsia="Times New Roman"/>
              </w:rPr>
            </w:pPr>
            <w:r>
              <w:rPr>
                <w:rFonts w:eastAsia="Times New Roman"/>
              </w:rPr>
              <w:t> </w:t>
            </w:r>
            <w:r>
              <w:rPr>
                <w:rFonts w:eastAsia="Times New Roman"/>
                <w:b/>
                <w:bCs/>
                <w:color w:val="FFFFFF"/>
              </w:rPr>
              <w:t>Descripción</w:t>
            </w:r>
            <w:r>
              <w:rPr>
                <w:rFonts w:eastAsia="Times New Roman"/>
              </w:rPr>
              <w:t xml:space="preserve">  </w:t>
            </w:r>
          </w:p>
        </w:tc>
        <w:tc>
          <w:tcPr>
            <w:tcW w:w="0" w:type="auto"/>
            <w:vAlign w:val="center"/>
            <w:hideMark/>
          </w:tcPr>
          <w:p w14:paraId="0B980253" w14:textId="77777777" w:rsidR="00000000" w:rsidRDefault="00000000">
            <w:pPr>
              <w:rPr>
                <w:rFonts w:eastAsia="Times New Roman"/>
              </w:rPr>
            </w:pPr>
            <w:r>
              <w:rPr>
                <w:rFonts w:eastAsia="Times New Roman"/>
              </w:rPr>
              <w:t> </w:t>
            </w:r>
          </w:p>
        </w:tc>
      </w:tr>
    </w:tbl>
    <w:p w14:paraId="0115721D"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11613"/>
      </w:tblGrid>
      <w:tr w:rsidR="00000000" w14:paraId="79A93E5C"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EC761A2" w14:textId="77777777" w:rsidR="00000000" w:rsidRDefault="00000000">
            <w:pPr>
              <w:pStyle w:val="NormalWeb"/>
            </w:pPr>
            <w:r>
              <w:t>Como funcionario</w:t>
            </w:r>
            <w:r>
              <w:br/>
              <w:t>quiero que el toolkitBerria me muestre la solicitud del expediente</w:t>
            </w:r>
            <w:r>
              <w:br/>
              <w:t>para marcar los campos que son erróneos.</w:t>
            </w:r>
          </w:p>
          <w:p w14:paraId="31F945F1" w14:textId="77777777" w:rsidR="00000000" w:rsidRDefault="00000000">
            <w:pPr>
              <w:pStyle w:val="NormalWeb"/>
            </w:pPr>
            <w:r>
              <w:rPr>
                <w:b/>
                <w:bCs/>
              </w:rPr>
              <w:t>Descripción funcional</w:t>
            </w:r>
          </w:p>
          <w:p w14:paraId="42FCF578" w14:textId="77777777" w:rsidR="00000000" w:rsidRDefault="00000000">
            <w:pPr>
              <w:pStyle w:val="NormalWeb"/>
            </w:pPr>
            <w:r>
              <w:t>El primer paso para la acción telemática de subsanación implica que el tramitador pueda visualizar la solicitud original cumplimentada por el ciudadano para poder marcar después qué campos son erróneos. Para visualizar esta solicitud, habrá un enlace desde el Cliente de Tramitación que abrirá ToolkitBerria ubicando al tramitador en el paso 2.</w:t>
            </w:r>
          </w:p>
          <w:p w14:paraId="7D61E6A7" w14:textId="77777777" w:rsidR="00000000" w:rsidRDefault="00000000">
            <w:pPr>
              <w:pStyle w:val="Ttulo3"/>
              <w:rPr>
                <w:rFonts w:eastAsia="Times New Roman"/>
              </w:rPr>
            </w:pPr>
            <w:r>
              <w:rPr>
                <w:rFonts w:ascii="Segoe UI Emoji" w:eastAsia="Times New Roman" w:hAnsi="Segoe UI Emoji" w:cs="Segoe UI Emoji"/>
              </w:rPr>
              <w:lastRenderedPageBreak/>
              <w:t>✅</w:t>
            </w:r>
            <w:r>
              <w:rPr>
                <w:rFonts w:eastAsia="Times New Roman"/>
              </w:rPr>
              <w:t xml:space="preserve"> Criterios de aceptación</w:t>
            </w:r>
          </w:p>
          <w:p w14:paraId="2FDA85F6" w14:textId="77777777" w:rsidR="00000000" w:rsidRDefault="00000000">
            <w:pPr>
              <w:numPr>
                <w:ilvl w:val="0"/>
                <w:numId w:val="4"/>
              </w:numPr>
              <w:spacing w:before="100" w:beforeAutospacing="1" w:after="100" w:afterAutospacing="1"/>
              <w:rPr>
                <w:rFonts w:eastAsia="Times New Roman"/>
              </w:rPr>
            </w:pPr>
            <w:r>
              <w:rPr>
                <w:rFonts w:eastAsia="Times New Roman"/>
                <w:b/>
                <w:bCs/>
              </w:rPr>
              <w:t>Acceso desde el Cliente de Tramitación</w:t>
            </w:r>
          </w:p>
          <w:p w14:paraId="6D51FA6B" w14:textId="77777777" w:rsidR="00000000" w:rsidRDefault="00000000">
            <w:pPr>
              <w:numPr>
                <w:ilvl w:val="0"/>
                <w:numId w:val="5"/>
              </w:numPr>
              <w:spacing w:before="100" w:beforeAutospacing="1" w:after="100" w:afterAutospacing="1"/>
              <w:rPr>
                <w:rFonts w:eastAsia="Times New Roman"/>
              </w:rPr>
            </w:pPr>
            <w:r>
              <w:rPr>
                <w:rFonts w:eastAsia="Times New Roman"/>
              </w:rPr>
              <w:t xml:space="preserve">Al hacer clic en el enlace desde el </w:t>
            </w:r>
            <w:r>
              <w:rPr>
                <w:rFonts w:eastAsia="Times New Roman"/>
                <w:b/>
                <w:bCs/>
              </w:rPr>
              <w:t>Cliente de Tramitación</w:t>
            </w:r>
            <w:r>
              <w:rPr>
                <w:rFonts w:eastAsia="Times New Roman"/>
              </w:rPr>
              <w:t xml:space="preserve">, ToolkitBerria debe abrirse correctamente sin errores. </w:t>
            </w:r>
          </w:p>
          <w:p w14:paraId="7D00C2B8" w14:textId="77777777" w:rsidR="00000000" w:rsidRDefault="00000000">
            <w:pPr>
              <w:numPr>
                <w:ilvl w:val="1"/>
                <w:numId w:val="5"/>
              </w:numPr>
              <w:spacing w:before="100" w:beforeAutospacing="1" w:after="100" w:afterAutospacing="1"/>
              <w:rPr>
                <w:rFonts w:eastAsia="Times New Roman"/>
              </w:rPr>
            </w:pPr>
            <w:r>
              <w:rPr>
                <w:rFonts w:eastAsia="Times New Roman"/>
              </w:rPr>
              <w:t xml:space="preserve">Url similar a la actual: </w:t>
            </w:r>
            <w:hyperlink r:id="rId22" w:history="1">
              <w:r>
                <w:rPr>
                  <w:rStyle w:val="Hipervnculo"/>
                  <w:rFonts w:eastAsia="Times New Roman"/>
                </w:rPr>
                <w:t>https://www.develop.euskadi.eus/web01-sedeform/es/x43kToolkitWar/form/x43kToolkit?subsanar=true&amp;rutaPifContext=/x43k/r02g/pfdContext-1765367824325-3341239.xml&amp;codApp=x43v</w:t>
              </w:r>
            </w:hyperlink>
          </w:p>
          <w:p w14:paraId="213B03C2" w14:textId="77777777" w:rsidR="00000000" w:rsidRDefault="00000000">
            <w:pPr>
              <w:numPr>
                <w:ilvl w:val="0"/>
                <w:numId w:val="6"/>
              </w:numPr>
              <w:spacing w:before="100" w:beforeAutospacing="1" w:after="100" w:afterAutospacing="1"/>
              <w:rPr>
                <w:rFonts w:eastAsia="Times New Roman"/>
              </w:rPr>
            </w:pPr>
            <w:r>
              <w:rPr>
                <w:rFonts w:eastAsia="Times New Roman"/>
              </w:rPr>
              <w:t xml:space="preserve">Solo podrá acceder a esta vista un usuario con rol funcionario. </w:t>
            </w:r>
          </w:p>
          <w:p w14:paraId="700BE724" w14:textId="77777777" w:rsidR="00000000" w:rsidRDefault="00000000">
            <w:pPr>
              <w:numPr>
                <w:ilvl w:val="1"/>
                <w:numId w:val="6"/>
              </w:numPr>
              <w:spacing w:before="100" w:beforeAutospacing="1" w:after="100" w:afterAutospacing="1"/>
              <w:rPr>
                <w:rFonts w:eastAsia="Times New Roman"/>
              </w:rPr>
            </w:pPr>
            <w:r>
              <w:rPr>
                <w:rFonts w:eastAsia="Times New Roman"/>
              </w:rPr>
              <w:t>Modificación tras consulta a EJIE: Se requiere que el login sea vía XLNets. Cualquiera logeado mediante XLNets puede acceder.</w:t>
            </w:r>
          </w:p>
          <w:p w14:paraId="13AF3CBA" w14:textId="77777777" w:rsidR="00000000" w:rsidRDefault="00000000">
            <w:pPr>
              <w:numPr>
                <w:ilvl w:val="1"/>
                <w:numId w:val="6"/>
              </w:numPr>
              <w:spacing w:before="100" w:beforeAutospacing="1" w:after="100" w:afterAutospacing="1"/>
              <w:rPr>
                <w:rFonts w:eastAsia="Times New Roman"/>
              </w:rPr>
            </w:pPr>
            <w:del w:id="2" w:author="Unknown">
              <w:r>
                <w:rPr>
                  <w:rFonts w:eastAsia="Times New Roman"/>
                </w:rPr>
                <w:delText>Indicado en</w:delText>
              </w:r>
            </w:del>
            <w:r>
              <w:rPr>
                <w:rFonts w:eastAsia="Times New Roman"/>
              </w:rPr>
              <w:t xml:space="preserve"> </w:t>
            </w:r>
            <w:hyperlink r:id="rId23" w:tooltip="smart-link" w:history="1">
              <w:r>
                <w:rPr>
                  <w:rStyle w:val="Hipervnculo"/>
                  <w:rFonts w:eastAsia="Times New Roman"/>
                </w:rPr>
                <w:t>https://team-ejie.atlassian.net/browse/TOOL-2610</w:t>
              </w:r>
            </w:hyperlink>
            <w:del w:id="3" w:author="Unknown">
              <w:r>
                <w:rPr>
                  <w:rFonts w:eastAsia="Times New Roman"/>
                </w:rPr>
                <w:delText>, mismo funcionamiento de acceso.</w:delText>
              </w:r>
            </w:del>
          </w:p>
          <w:p w14:paraId="44B96DBB" w14:textId="77777777" w:rsidR="00000000" w:rsidRDefault="00000000">
            <w:pPr>
              <w:numPr>
                <w:ilvl w:val="0"/>
                <w:numId w:val="6"/>
              </w:numPr>
              <w:spacing w:before="100" w:beforeAutospacing="1" w:after="100" w:afterAutospacing="1"/>
              <w:rPr>
                <w:rFonts w:eastAsia="Times New Roman"/>
              </w:rPr>
            </w:pPr>
            <w:r>
              <w:rPr>
                <w:rFonts w:eastAsia="Times New Roman"/>
                <w:b/>
                <w:bCs/>
              </w:rPr>
              <w:t>Posicionamiento en la solicitud</w:t>
            </w:r>
            <w:r>
              <w:rPr>
                <w:rFonts w:eastAsia="Times New Roman"/>
              </w:rPr>
              <w:t xml:space="preserve"> </w:t>
            </w:r>
          </w:p>
          <w:p w14:paraId="18B387B0" w14:textId="77777777" w:rsidR="00000000" w:rsidRDefault="00000000">
            <w:pPr>
              <w:numPr>
                <w:ilvl w:val="1"/>
                <w:numId w:val="7"/>
              </w:numPr>
              <w:spacing w:before="100" w:beforeAutospacing="1" w:after="100" w:afterAutospacing="1"/>
              <w:rPr>
                <w:rFonts w:eastAsia="Times New Roman"/>
              </w:rPr>
            </w:pPr>
            <w:r>
              <w:rPr>
                <w:rFonts w:eastAsia="Times New Roman"/>
              </w:rPr>
              <w:t>Al abrir ToolkitBerria, el sistema debe mostrar la solicitud original cumplimentada por el ciudadano.</w:t>
            </w:r>
          </w:p>
          <w:p w14:paraId="3A691BDE" w14:textId="77777777" w:rsidR="00000000" w:rsidRDefault="00000000">
            <w:pPr>
              <w:numPr>
                <w:ilvl w:val="1"/>
                <w:numId w:val="7"/>
              </w:numPr>
              <w:spacing w:before="100" w:beforeAutospacing="1" w:after="100" w:afterAutospacing="1"/>
              <w:rPr>
                <w:rFonts w:eastAsia="Times New Roman"/>
              </w:rPr>
            </w:pPr>
            <w:r>
              <w:rPr>
                <w:rFonts w:eastAsia="Times New Roman"/>
              </w:rPr>
              <w:t xml:space="preserve">El sistema debe posicionarse automáticamente en el </w:t>
            </w:r>
            <w:r>
              <w:rPr>
                <w:rFonts w:eastAsia="Times New Roman"/>
                <w:b/>
                <w:bCs/>
              </w:rPr>
              <w:t>Paso 2 - Datos Específicos</w:t>
            </w:r>
            <w:r>
              <w:rPr>
                <w:rFonts w:eastAsia="Times New Roman"/>
              </w:rPr>
              <w:t>.</w:t>
            </w:r>
          </w:p>
          <w:p w14:paraId="6D5EDE93" w14:textId="77777777" w:rsidR="00000000" w:rsidRDefault="00000000">
            <w:pPr>
              <w:numPr>
                <w:ilvl w:val="0"/>
                <w:numId w:val="6"/>
              </w:numPr>
              <w:spacing w:before="100" w:beforeAutospacing="1" w:after="100" w:afterAutospacing="1"/>
              <w:rPr>
                <w:rFonts w:eastAsia="Times New Roman"/>
              </w:rPr>
            </w:pPr>
            <w:r>
              <w:rPr>
                <w:rFonts w:eastAsia="Times New Roman"/>
                <w:b/>
                <w:bCs/>
              </w:rPr>
              <w:t>Visualización de la solicitud</w:t>
            </w:r>
            <w:r>
              <w:rPr>
                <w:rFonts w:eastAsia="Times New Roman"/>
              </w:rPr>
              <w:t xml:space="preserve"> </w:t>
            </w:r>
          </w:p>
          <w:p w14:paraId="6B8D9FD1" w14:textId="77777777" w:rsidR="00000000" w:rsidRDefault="00000000">
            <w:pPr>
              <w:numPr>
                <w:ilvl w:val="1"/>
                <w:numId w:val="8"/>
              </w:numPr>
              <w:spacing w:before="100" w:beforeAutospacing="1" w:after="100" w:afterAutospacing="1"/>
              <w:rPr>
                <w:rFonts w:eastAsia="Times New Roman"/>
              </w:rPr>
            </w:pPr>
            <w:r>
              <w:rPr>
                <w:rFonts w:eastAsia="Times New Roman"/>
              </w:rPr>
              <w:t xml:space="preserve">Todos los campos y componentes del Paso 2 deben mostrarse en </w:t>
            </w:r>
            <w:r>
              <w:rPr>
                <w:rFonts w:eastAsia="Times New Roman"/>
                <w:b/>
                <w:bCs/>
              </w:rPr>
              <w:t>modo lectura (read-only)</w:t>
            </w:r>
            <w:r>
              <w:rPr>
                <w:rFonts w:eastAsia="Times New Roman"/>
              </w:rPr>
              <w:t>.</w:t>
            </w:r>
          </w:p>
          <w:p w14:paraId="3338FCDA" w14:textId="77777777" w:rsidR="00000000" w:rsidRDefault="00000000">
            <w:pPr>
              <w:numPr>
                <w:ilvl w:val="1"/>
                <w:numId w:val="8"/>
              </w:numPr>
              <w:spacing w:before="100" w:beforeAutospacing="1" w:after="100" w:afterAutospacing="1"/>
              <w:rPr>
                <w:rFonts w:eastAsia="Times New Roman"/>
              </w:rPr>
            </w:pPr>
            <w:r>
              <w:rPr>
                <w:rFonts w:eastAsia="Times New Roman"/>
              </w:rPr>
              <w:t>No debe ser posible modificar ningún dato en esta vista.</w:t>
            </w:r>
          </w:p>
          <w:p w14:paraId="2C490EA3" w14:textId="77777777" w:rsidR="00000000" w:rsidRDefault="00000000">
            <w:pPr>
              <w:numPr>
                <w:ilvl w:val="0"/>
                <w:numId w:val="6"/>
              </w:numPr>
              <w:spacing w:before="100" w:beforeAutospacing="1" w:after="100" w:afterAutospacing="1"/>
              <w:rPr>
                <w:rFonts w:eastAsia="Times New Roman"/>
              </w:rPr>
            </w:pPr>
            <w:r>
              <w:rPr>
                <w:rFonts w:eastAsia="Times New Roman"/>
                <w:b/>
                <w:bCs/>
              </w:rPr>
              <w:t>Restricciones de navegación</w:t>
            </w:r>
            <w:r>
              <w:rPr>
                <w:rFonts w:eastAsia="Times New Roman"/>
              </w:rPr>
              <w:t xml:space="preserve"> </w:t>
            </w:r>
          </w:p>
          <w:p w14:paraId="09C35C15" w14:textId="77777777" w:rsidR="00000000" w:rsidRDefault="00000000">
            <w:pPr>
              <w:numPr>
                <w:ilvl w:val="1"/>
                <w:numId w:val="9"/>
              </w:numPr>
              <w:spacing w:before="100" w:beforeAutospacing="1" w:after="100" w:afterAutospacing="1"/>
              <w:rPr>
                <w:rFonts w:eastAsia="Times New Roman"/>
              </w:rPr>
            </w:pPr>
            <w:r>
              <w:rPr>
                <w:rFonts w:eastAsia="Times New Roman"/>
              </w:rPr>
              <w:t>No debe ser posible navegar hacia otros pasos de la solicitud (ni adelante ni atrás).</w:t>
            </w:r>
          </w:p>
          <w:p w14:paraId="26B05571" w14:textId="77777777" w:rsidR="00000000" w:rsidRDefault="00000000">
            <w:pPr>
              <w:numPr>
                <w:ilvl w:val="1"/>
                <w:numId w:val="9"/>
              </w:numPr>
              <w:spacing w:before="100" w:beforeAutospacing="1" w:after="100" w:afterAutospacing="1"/>
              <w:rPr>
                <w:rFonts w:eastAsia="Times New Roman"/>
              </w:rPr>
            </w:pPr>
            <w:r>
              <w:rPr>
                <w:rFonts w:eastAsia="Times New Roman"/>
              </w:rPr>
              <w:t>La interfaz debe mostrar únicamente la información del Paso 2.</w:t>
            </w:r>
          </w:p>
          <w:p w14:paraId="55CA9249" w14:textId="77777777" w:rsidR="00000000" w:rsidRDefault="00000000">
            <w:pPr>
              <w:pStyle w:val="NormalWeb"/>
            </w:pPr>
            <w:r>
              <w:rPr>
                <w:rFonts w:ascii="Segoe UI Emoji" w:hAnsi="Segoe UI Emoji" w:cs="Segoe UI Emoji"/>
              </w:rPr>
              <w:t>🛠️</w:t>
            </w:r>
            <w:r>
              <w:t xml:space="preserve"> Criterios técnicos</w:t>
            </w:r>
          </w:p>
          <w:p w14:paraId="575AEA3D" w14:textId="77777777" w:rsidR="00000000" w:rsidRDefault="00000000">
            <w:pPr>
              <w:numPr>
                <w:ilvl w:val="0"/>
                <w:numId w:val="10"/>
              </w:numPr>
              <w:spacing w:before="100" w:beforeAutospacing="1" w:after="100" w:afterAutospacing="1"/>
              <w:rPr>
                <w:rFonts w:eastAsia="Times New Roman"/>
              </w:rPr>
            </w:pPr>
            <w:r>
              <w:rPr>
                <w:rFonts w:eastAsia="Times New Roman"/>
              </w:rPr>
              <w:t>La url de acceso debe incorporar la ruta pif con el pfdContext de apilamiento</w:t>
            </w:r>
          </w:p>
          <w:p w14:paraId="55D8F954" w14:textId="77777777" w:rsidR="00000000" w:rsidRDefault="00000000">
            <w:pPr>
              <w:numPr>
                <w:ilvl w:val="0"/>
                <w:numId w:val="10"/>
              </w:numPr>
              <w:spacing w:before="100" w:beforeAutospacing="1" w:after="100" w:afterAutospacing="1"/>
              <w:rPr>
                <w:rFonts w:eastAsia="Times New Roman"/>
              </w:rPr>
            </w:pPr>
            <w:r>
              <w:rPr>
                <w:rFonts w:eastAsia="Times New Roman"/>
              </w:rPr>
              <w:t>Se extraerá de dicho documento de apilamiento la información para cargar la solicitud, que tendremos registrada en nuestros sistemas previamente.</w:t>
            </w:r>
          </w:p>
          <w:p w14:paraId="7FE1FD2E" w14:textId="77777777" w:rsidR="00000000" w:rsidRDefault="00000000">
            <w:pPr>
              <w:numPr>
                <w:ilvl w:val="0"/>
                <w:numId w:val="10"/>
              </w:numPr>
              <w:spacing w:before="100" w:beforeAutospacing="1" w:after="100" w:afterAutospacing="1"/>
              <w:rPr>
                <w:rFonts w:eastAsia="Times New Roman"/>
              </w:rPr>
            </w:pPr>
            <w:r>
              <w:rPr>
                <w:rFonts w:eastAsia="Times New Roman"/>
              </w:rPr>
              <w:t xml:space="preserve">Datos para identificar la solicitud en los sistemas de toolkit berria (DB ae50d) </w:t>
            </w:r>
          </w:p>
          <w:p w14:paraId="1BBABC9B" w14:textId="77777777" w:rsidR="00000000" w:rsidRDefault="00000000">
            <w:pPr>
              <w:numPr>
                <w:ilvl w:val="1"/>
                <w:numId w:val="10"/>
              </w:numPr>
              <w:spacing w:before="100" w:beforeAutospacing="1" w:after="100" w:afterAutospacing="1"/>
              <w:rPr>
                <w:rFonts w:eastAsia="Times New Roman"/>
              </w:rPr>
            </w:pPr>
            <w:r>
              <w:rPr>
                <w:rFonts w:eastAsia="Times New Roman"/>
              </w:rPr>
              <w:t>status: Debe estar en estado SENT</w:t>
            </w:r>
          </w:p>
          <w:p w14:paraId="65E2598D" w14:textId="77777777" w:rsidR="00000000" w:rsidRDefault="00000000">
            <w:pPr>
              <w:numPr>
                <w:ilvl w:val="1"/>
                <w:numId w:val="10"/>
              </w:numPr>
              <w:spacing w:before="100" w:beforeAutospacing="1" w:after="100" w:afterAutospacing="1"/>
              <w:rPr>
                <w:rFonts w:eastAsia="Times New Roman"/>
              </w:rPr>
            </w:pPr>
            <w:r>
              <w:rPr>
                <w:rFonts w:eastAsia="Times New Roman"/>
              </w:rPr>
              <w:t xml:space="preserve">folderID: ID de la carpeta en el REE que contiene al expediente. </w:t>
            </w:r>
          </w:p>
          <w:p w14:paraId="37926EDC" w14:textId="77777777" w:rsidR="00000000" w:rsidRDefault="00000000">
            <w:pPr>
              <w:numPr>
                <w:ilvl w:val="2"/>
                <w:numId w:val="10"/>
              </w:numPr>
              <w:spacing w:before="100" w:beforeAutospacing="1" w:after="100" w:afterAutospacing="1"/>
              <w:rPr>
                <w:rFonts w:eastAsia="Times New Roman"/>
              </w:rPr>
            </w:pPr>
            <w:r>
              <w:rPr>
                <w:rFonts w:eastAsia="Times New Roman"/>
              </w:rPr>
              <w:t>actualmente lo persistimos en el modelo Request.registrationInformation.folderID</w:t>
            </w:r>
          </w:p>
          <w:p w14:paraId="07B3B256" w14:textId="77777777" w:rsidR="00000000" w:rsidRDefault="00000000">
            <w:pPr>
              <w:numPr>
                <w:ilvl w:val="1"/>
                <w:numId w:val="10"/>
              </w:numPr>
              <w:spacing w:before="100" w:beforeAutospacing="1" w:after="100" w:afterAutospacing="1"/>
              <w:rPr>
                <w:rFonts w:eastAsia="Times New Roman"/>
              </w:rPr>
            </w:pPr>
            <w:r>
              <w:rPr>
                <w:rFonts w:eastAsia="Times New Roman"/>
              </w:rPr>
              <w:t xml:space="preserve">folderNumber: Número de expediente. </w:t>
            </w:r>
          </w:p>
          <w:p w14:paraId="13CD3A80" w14:textId="77777777" w:rsidR="00000000" w:rsidRDefault="00000000">
            <w:pPr>
              <w:numPr>
                <w:ilvl w:val="2"/>
                <w:numId w:val="10"/>
              </w:numPr>
              <w:spacing w:before="100" w:beforeAutospacing="1" w:after="100" w:afterAutospacing="1"/>
              <w:rPr>
                <w:rFonts w:eastAsia="Times New Roman"/>
              </w:rPr>
            </w:pPr>
            <w:r>
              <w:rPr>
                <w:rFonts w:eastAsia="Times New Roman"/>
              </w:rPr>
              <w:t>ojo, este no lo tenemos persistido y habrá que modificar el proceso de envío a PPS de una solicitud (acción telemática: 1) para tenerlo en cuenta y persistirlo</w:t>
            </w:r>
          </w:p>
          <w:p w14:paraId="434A0F40" w14:textId="77777777" w:rsidR="00000000" w:rsidRDefault="00000000">
            <w:pPr>
              <w:numPr>
                <w:ilvl w:val="0"/>
                <w:numId w:val="10"/>
              </w:numPr>
              <w:spacing w:before="100" w:beforeAutospacing="1" w:after="100" w:afterAutospacing="1"/>
              <w:rPr>
                <w:rFonts w:eastAsia="Times New Roman"/>
              </w:rPr>
            </w:pPr>
            <w:r>
              <w:rPr>
                <w:rFonts w:eastAsia="Times New Roman"/>
              </w:rPr>
              <w:t>El usuario debe logearse mediante XLNets, que es la única forma que tendra permisos de acceso. No se permitira acceder a alguien logeado con Gitlza (ojo que Eraikit si lo permite, y no debemos)</w:t>
            </w:r>
          </w:p>
          <w:p w14:paraId="0B37E06C" w14:textId="77777777" w:rsidR="00000000" w:rsidRDefault="00000000">
            <w:pPr>
              <w:rPr>
                <w:rFonts w:eastAsia="Times New Roman"/>
              </w:rPr>
            </w:pPr>
          </w:p>
        </w:tc>
      </w:tr>
      <w:bookmarkEnd w:id="0"/>
    </w:tbl>
    <w:p w14:paraId="6CCA594A" w14:textId="77777777" w:rsidR="00000000" w:rsidRDefault="00000000">
      <w:pPr>
        <w:rPr>
          <w:rFonts w:eastAsia="Times New Roman"/>
        </w:rPr>
      </w:pPr>
    </w:p>
    <w:tbl>
      <w:tblPr>
        <w:tblW w:w="5000" w:type="pct"/>
        <w:jc w:val="center"/>
        <w:tblCellSpacing w:w="0" w:type="dxa"/>
        <w:tblCellMar>
          <w:top w:w="30" w:type="dxa"/>
          <w:left w:w="30" w:type="dxa"/>
          <w:bottom w:w="30" w:type="dxa"/>
          <w:right w:w="30" w:type="dxa"/>
        </w:tblCellMar>
        <w:tblLook w:val="04A0" w:firstRow="1" w:lastRow="0" w:firstColumn="1" w:lastColumn="0" w:noHBand="0" w:noVBand="1"/>
      </w:tblPr>
      <w:tblGrid>
        <w:gridCol w:w="1500"/>
        <w:gridCol w:w="7004"/>
      </w:tblGrid>
      <w:tr w:rsidR="00000000" w14:paraId="4EAD13C1" w14:textId="77777777">
        <w:trPr>
          <w:tblCellSpacing w:w="0" w:type="dxa"/>
          <w:jc w:val="center"/>
        </w:trPr>
        <w:tc>
          <w:tcPr>
            <w:tcW w:w="50" w:type="pct"/>
            <w:shd w:val="clear" w:color="auto" w:fill="BBBBBB"/>
            <w:noWrap/>
            <w:vAlign w:val="center"/>
            <w:hideMark/>
          </w:tcPr>
          <w:p w14:paraId="29D04E1E" w14:textId="77777777" w:rsidR="00000000" w:rsidRDefault="00000000">
            <w:pPr>
              <w:jc w:val="center"/>
              <w:rPr>
                <w:rFonts w:eastAsia="Times New Roman"/>
              </w:rPr>
            </w:pPr>
            <w:r>
              <w:rPr>
                <w:rFonts w:eastAsia="Times New Roman"/>
              </w:rPr>
              <w:t> </w:t>
            </w:r>
            <w:r>
              <w:rPr>
                <w:rFonts w:eastAsia="Times New Roman"/>
                <w:b/>
                <w:bCs/>
                <w:color w:val="FFFFFF"/>
              </w:rPr>
              <w:t>Comentarios</w:t>
            </w:r>
            <w:r>
              <w:rPr>
                <w:rFonts w:eastAsia="Times New Roman"/>
              </w:rPr>
              <w:t xml:space="preserve">  </w:t>
            </w:r>
          </w:p>
        </w:tc>
        <w:tc>
          <w:tcPr>
            <w:tcW w:w="0" w:type="auto"/>
            <w:vAlign w:val="center"/>
            <w:hideMark/>
          </w:tcPr>
          <w:p w14:paraId="37518D78" w14:textId="77777777" w:rsidR="00000000" w:rsidRDefault="00000000">
            <w:pPr>
              <w:rPr>
                <w:rFonts w:eastAsia="Times New Roman"/>
              </w:rPr>
            </w:pPr>
            <w:r>
              <w:rPr>
                <w:rFonts w:eastAsia="Times New Roman"/>
              </w:rPr>
              <w:t> </w:t>
            </w:r>
          </w:p>
        </w:tc>
      </w:tr>
    </w:tbl>
    <w:p w14:paraId="60DBA0D0" w14:textId="77777777" w:rsidR="00000000" w:rsidRDefault="00000000">
      <w:pPr>
        <w:rPr>
          <w:rFonts w:eastAsia="Times New Roman"/>
          <w:vanish/>
        </w:rPr>
      </w:pPr>
    </w:p>
    <w:tbl>
      <w:tblPr>
        <w:tblW w:w="5000" w:type="pct"/>
        <w:shd w:val="clear" w:color="auto" w:fill="FFFFFF"/>
        <w:tblCellMar>
          <w:left w:w="0" w:type="dxa"/>
          <w:right w:w="0" w:type="dxa"/>
        </w:tblCellMar>
        <w:tblLook w:val="04A0" w:firstRow="1" w:lastRow="0" w:firstColumn="1" w:lastColumn="0" w:noHBand="0" w:noVBand="1"/>
      </w:tblPr>
      <w:tblGrid>
        <w:gridCol w:w="8488"/>
      </w:tblGrid>
      <w:tr w:rsidR="00000000" w14:paraId="167C7A2B"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B53343" w14:textId="77777777" w:rsidR="00000000" w:rsidRDefault="00000000">
            <w:pPr>
              <w:rPr>
                <w:rFonts w:eastAsia="Times New Roman"/>
              </w:rPr>
            </w:pPr>
            <w:r>
              <w:rPr>
                <w:rFonts w:eastAsia="Times New Roman"/>
              </w:rPr>
              <w:t xml:space="preserve">Comentado por </w:t>
            </w:r>
            <w:hyperlink r:id="rId24" w:history="1">
              <w:r>
                <w:rPr>
                  <w:rStyle w:val="Hipervnculo"/>
                  <w:rFonts w:eastAsia="Times New Roman"/>
                </w:rPr>
                <w:t xml:space="preserve">Ricardo Sáez Martínez </w:t>
              </w:r>
            </w:hyperlink>
            <w:r>
              <w:rPr>
                <w:rFonts w:eastAsia="Times New Roman"/>
                <w:sz w:val="15"/>
                <w:szCs w:val="15"/>
              </w:rPr>
              <w:t xml:space="preserve">[ </w:t>
            </w:r>
            <w:r>
              <w:rPr>
                <w:rFonts w:eastAsia="Times New Roman"/>
                <w:color w:val="336699"/>
                <w:sz w:val="15"/>
                <w:szCs w:val="15"/>
              </w:rPr>
              <w:t>17/nov/25</w:t>
            </w:r>
            <w:r>
              <w:rPr>
                <w:rFonts w:eastAsia="Times New Roman"/>
                <w:sz w:val="15"/>
                <w:szCs w:val="15"/>
              </w:rPr>
              <w:t xml:space="preserve"> ] </w:t>
            </w:r>
          </w:p>
        </w:tc>
      </w:tr>
      <w:tr w:rsidR="00000000" w14:paraId="056F930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677B85" w14:textId="77777777" w:rsidR="00000000" w:rsidRDefault="00000000">
            <w:pPr>
              <w:pStyle w:val="NormalWeb"/>
            </w:pPr>
            <w:hyperlink r:id="rId25" w:history="1">
              <w:r>
                <w:rPr>
                  <w:rStyle w:val="Hipervnculo"/>
                </w:rPr>
                <w:t>Antonio Gallego</w:t>
              </w:r>
            </w:hyperlink>
            <w:r>
              <w:t xml:space="preserve"> he añadido este criterio: </w:t>
            </w:r>
          </w:p>
          <w:p w14:paraId="5CFA641F" w14:textId="77777777" w:rsidR="00000000" w:rsidRDefault="00000000">
            <w:pPr>
              <w:numPr>
                <w:ilvl w:val="0"/>
                <w:numId w:val="11"/>
              </w:numPr>
              <w:spacing w:before="100" w:beforeAutospacing="1" w:after="100" w:afterAutospacing="1"/>
              <w:rPr>
                <w:rFonts w:eastAsia="Times New Roman"/>
              </w:rPr>
            </w:pPr>
            <w:r>
              <w:rPr>
                <w:rFonts w:eastAsia="Times New Roman"/>
              </w:rPr>
              <w:t xml:space="preserve">Solo podrá acceder a esta vista un usuario con rol funcionario. </w:t>
            </w:r>
            <w:del w:id="4" w:author="Unknown">
              <w:r>
                <w:rPr>
                  <w:rFonts w:eastAsia="Times New Roman"/>
                  <w:b/>
                  <w:bCs/>
                </w:rPr>
                <w:delText>Pendiente definir criterios especificos de autorizacion</w:delText>
              </w:r>
            </w:del>
          </w:p>
          <w:p w14:paraId="0CDFEC0E" w14:textId="77777777" w:rsidR="00000000" w:rsidRDefault="00000000">
            <w:pPr>
              <w:pStyle w:val="NormalWeb"/>
            </w:pPr>
            <w:r>
              <w:t xml:space="preserve">Resuelto, incorporado a descripción, documentado en </w:t>
            </w:r>
            <w:hyperlink r:id="rId26" w:tooltip="smart-link" w:history="1">
              <w:r>
                <w:rPr>
                  <w:rStyle w:val="Hipervnculo"/>
                </w:rPr>
                <w:t>https://team-ejie.atlassian.net/browse/TOOL-2610</w:t>
              </w:r>
            </w:hyperlink>
            <w:r>
              <w:t xml:space="preserve"> </w:t>
            </w:r>
          </w:p>
        </w:tc>
      </w:tr>
    </w:tbl>
    <w:p w14:paraId="24693BE1" w14:textId="77777777" w:rsidR="00000000" w:rsidRDefault="00000000">
      <w:pPr>
        <w:rPr>
          <w:rFonts w:eastAsia="Times New Roman"/>
        </w:rPr>
      </w:pPr>
      <w:r>
        <w:rPr>
          <w:rFonts w:eastAsia="Times New Roman"/>
        </w:rPr>
        <w:lastRenderedPageBreak/>
        <w:pict w14:anchorId="5DF03128">
          <v:rect id="_x0000_i1028" style="width:0;height:11.25pt" o:hralign="center" o:hrstd="t" o:hr="t" fillcolor="#a0a0a0" stroked="f"/>
        </w:pict>
      </w:r>
    </w:p>
    <w:p w14:paraId="742AFEA0" w14:textId="77777777" w:rsidR="00000000" w:rsidRDefault="00000000">
      <w:pPr>
        <w:rPr>
          <w:rFonts w:eastAsia="Times New Roman"/>
        </w:rPr>
      </w:pPr>
      <w:r>
        <w:rPr>
          <w:rFonts w:eastAsia="Times New Roman"/>
        </w:rPr>
        <w:br/>
      </w:r>
      <w:r>
        <w:rPr>
          <w:rFonts w:eastAsia="Times New Roman"/>
        </w:rPr>
        <w:br w:type="page"/>
      </w:r>
    </w:p>
    <w:tbl>
      <w:tblPr>
        <w:tblW w:w="5000" w:type="pct"/>
        <w:shd w:val="clear" w:color="auto" w:fill="FFFFFF"/>
        <w:tblCellMar>
          <w:left w:w="0" w:type="dxa"/>
          <w:right w:w="0" w:type="dxa"/>
        </w:tblCellMar>
        <w:tblLook w:val="04A0" w:firstRow="1" w:lastRow="0" w:firstColumn="1" w:lastColumn="0" w:noHBand="0" w:noVBand="1"/>
      </w:tblPr>
      <w:tblGrid>
        <w:gridCol w:w="1698"/>
        <w:gridCol w:w="6790"/>
      </w:tblGrid>
      <w:tr w:rsidR="00000000" w14:paraId="6A4A83EB" w14:textId="7777777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7742CD" w14:textId="77777777" w:rsidR="00000000" w:rsidRDefault="00000000">
            <w:pPr>
              <w:pStyle w:val="Ttulo3"/>
              <w:rPr>
                <w:rFonts w:eastAsia="Times New Roman"/>
              </w:rPr>
            </w:pPr>
            <w:r>
              <w:rPr>
                <w:rFonts w:eastAsia="Times New Roman"/>
              </w:rPr>
              <w:lastRenderedPageBreak/>
              <w:t>[TOOL-1974] </w:t>
            </w:r>
            <w:hyperlink r:id="rId27" w:history="1">
              <w:r>
                <w:rPr>
                  <w:rStyle w:val="Hipervnculo"/>
                  <w:rFonts w:eastAsia="Times New Roman"/>
                </w:rPr>
                <w:t>Subsanación - Proceso del tramitador</w:t>
              </w:r>
            </w:hyperlink>
            <w:r>
              <w:rPr>
                <w:rFonts w:eastAsia="Times New Roman"/>
              </w:rPr>
              <w:t xml:space="preserve"> </w:t>
            </w:r>
            <w:r>
              <w:rPr>
                <w:rFonts w:eastAsia="Times New Roman"/>
                <w:b w:val="0"/>
                <w:bCs w:val="0"/>
                <w:sz w:val="16"/>
                <w:szCs w:val="16"/>
              </w:rPr>
              <w:t xml:space="preserve">Creada: 03/jul/25  Actualizada: 07/ene/26 </w:t>
            </w:r>
          </w:p>
        </w:tc>
      </w:tr>
      <w:tr w:rsidR="00000000" w14:paraId="1BCD6275"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B3B938" w14:textId="77777777" w:rsidR="00000000" w:rsidRDefault="00000000">
            <w:pPr>
              <w:rPr>
                <w:rFonts w:eastAsia="Times New Roman"/>
              </w:rPr>
            </w:pPr>
            <w:r>
              <w:rPr>
                <w:rFonts w:eastAsia="Times New Roman"/>
                <w:b/>
                <w:bCs/>
              </w:rPr>
              <w:t>Estado:</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D573EE" w14:textId="77777777" w:rsidR="00000000" w:rsidRDefault="00000000">
            <w:pPr>
              <w:rPr>
                <w:rFonts w:eastAsia="Times New Roman"/>
              </w:rPr>
            </w:pPr>
            <w:r>
              <w:rPr>
                <w:rFonts w:eastAsia="Times New Roman"/>
              </w:rPr>
              <w:t>Tareas por hacer</w:t>
            </w:r>
          </w:p>
        </w:tc>
      </w:tr>
      <w:tr w:rsidR="00000000" w14:paraId="6B97AAC2" w14:textId="7777777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46D2AF" w14:textId="77777777" w:rsidR="00000000" w:rsidRDefault="00000000">
            <w:pPr>
              <w:rPr>
                <w:rFonts w:eastAsia="Times New Roman"/>
              </w:rPr>
            </w:pPr>
            <w:r>
              <w:rPr>
                <w:rFonts w:eastAsia="Times New Roman"/>
                <w:b/>
                <w:bCs/>
              </w:rPr>
              <w:t>Proyecto:</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0D558D" w14:textId="77777777" w:rsidR="00000000" w:rsidRDefault="00000000">
            <w:pPr>
              <w:rPr>
                <w:rFonts w:eastAsia="Times New Roman"/>
              </w:rPr>
            </w:pPr>
            <w:hyperlink r:id="rId28" w:history="1">
              <w:r>
                <w:rPr>
                  <w:rStyle w:val="Hipervnculo"/>
                  <w:rFonts w:eastAsia="Times New Roman"/>
                </w:rPr>
                <w:t>Toolkit</w:t>
              </w:r>
            </w:hyperlink>
          </w:p>
        </w:tc>
      </w:tr>
      <w:tr w:rsidR="00000000" w14:paraId="3B1AE27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7EB895" w14:textId="77777777" w:rsidR="00000000" w:rsidRDefault="00000000">
            <w:pPr>
              <w:rPr>
                <w:rFonts w:eastAsia="Times New Roman"/>
              </w:rPr>
            </w:pPr>
            <w:r>
              <w:rPr>
                <w:rFonts w:eastAsia="Times New Roman"/>
                <w:b/>
                <w:bCs/>
              </w:rPr>
              <w:t>Componentes: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7BF960" w14:textId="77777777" w:rsidR="00000000" w:rsidRDefault="00000000">
            <w:pPr>
              <w:rPr>
                <w:rFonts w:eastAsia="Times New Roman"/>
              </w:rPr>
            </w:pPr>
            <w:r>
              <w:rPr>
                <w:rFonts w:eastAsia="Times New Roman"/>
              </w:rPr>
              <w:t xml:space="preserve">Ninguno </w:t>
            </w:r>
          </w:p>
        </w:tc>
      </w:tr>
      <w:tr w:rsidR="00000000" w14:paraId="25FB73F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6FD71D" w14:textId="77777777" w:rsidR="00000000" w:rsidRDefault="00000000">
            <w:pPr>
              <w:rPr>
                <w:rFonts w:eastAsia="Times New Roman"/>
              </w:rPr>
            </w:pPr>
            <w:r>
              <w:rPr>
                <w:rFonts w:eastAsia="Times New Roman"/>
                <w:b/>
                <w:bCs/>
              </w:rPr>
              <w:t>Versiones afectadas: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9C3720" w14:textId="77777777" w:rsidR="00000000" w:rsidRDefault="00000000">
            <w:pPr>
              <w:rPr>
                <w:rFonts w:eastAsia="Times New Roman"/>
              </w:rPr>
            </w:pPr>
            <w:r>
              <w:rPr>
                <w:rFonts w:eastAsia="Times New Roman"/>
              </w:rPr>
              <w:t xml:space="preserve">Ninguno </w:t>
            </w:r>
          </w:p>
        </w:tc>
      </w:tr>
      <w:tr w:rsidR="00000000" w14:paraId="58773D7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9C53B9" w14:textId="77777777" w:rsidR="00000000" w:rsidRDefault="00000000">
            <w:pPr>
              <w:rPr>
                <w:rFonts w:eastAsia="Times New Roman"/>
              </w:rPr>
            </w:pPr>
            <w:r>
              <w:rPr>
                <w:rFonts w:eastAsia="Times New Roman"/>
                <w:b/>
                <w:bCs/>
              </w:rPr>
              <w:t>Versiones corregidas: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44B242" w14:textId="77777777" w:rsidR="00000000" w:rsidRDefault="00000000">
            <w:pPr>
              <w:rPr>
                <w:rFonts w:eastAsia="Times New Roman"/>
              </w:rPr>
            </w:pPr>
            <w:r>
              <w:rPr>
                <w:rFonts w:eastAsia="Times New Roman"/>
              </w:rPr>
              <w:t xml:space="preserve">Ninguno </w:t>
            </w:r>
          </w:p>
        </w:tc>
      </w:tr>
    </w:tbl>
    <w:p w14:paraId="717E77AA"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98"/>
        <w:gridCol w:w="2546"/>
        <w:gridCol w:w="1698"/>
        <w:gridCol w:w="2546"/>
      </w:tblGrid>
      <w:tr w:rsidR="00000000" w14:paraId="2AA4A42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C1A8C0" w14:textId="77777777" w:rsidR="00000000" w:rsidRDefault="00000000">
            <w:pPr>
              <w:rPr>
                <w:rFonts w:eastAsia="Times New Roman"/>
              </w:rPr>
            </w:pPr>
            <w:r>
              <w:rPr>
                <w:rFonts w:eastAsia="Times New Roman"/>
                <w:b/>
                <w:bCs/>
              </w:rPr>
              <w:t>Tipo:</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73881E" w14:textId="77777777" w:rsidR="00000000" w:rsidRDefault="00000000">
            <w:pPr>
              <w:rPr>
                <w:rFonts w:eastAsia="Times New Roman"/>
              </w:rPr>
            </w:pPr>
            <w:r>
              <w:rPr>
                <w:rFonts w:eastAsia="Times New Roman"/>
              </w:rPr>
              <w:t xml:space="preserve">Epic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39D3D8" w14:textId="77777777" w:rsidR="00000000" w:rsidRDefault="00000000">
            <w:pPr>
              <w:rPr>
                <w:rFonts w:eastAsia="Times New Roman"/>
              </w:rPr>
            </w:pPr>
            <w:r>
              <w:rPr>
                <w:rFonts w:eastAsia="Times New Roman"/>
                <w:b/>
                <w:bCs/>
              </w:rPr>
              <w:t>Prioridad:</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B80E381" w14:textId="77777777" w:rsidR="00000000" w:rsidRDefault="00000000">
            <w:pPr>
              <w:rPr>
                <w:rFonts w:eastAsia="Times New Roman"/>
              </w:rPr>
            </w:pPr>
            <w:r>
              <w:rPr>
                <w:rFonts w:eastAsia="Times New Roman"/>
              </w:rPr>
              <w:t xml:space="preserve">Medium </w:t>
            </w:r>
          </w:p>
        </w:tc>
      </w:tr>
      <w:tr w:rsidR="00000000" w14:paraId="2570EF7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395EC8" w14:textId="77777777" w:rsidR="00000000" w:rsidRDefault="00000000">
            <w:pPr>
              <w:rPr>
                <w:rFonts w:eastAsia="Times New Roman"/>
              </w:rPr>
            </w:pPr>
            <w:r>
              <w:rPr>
                <w:rFonts w:eastAsia="Times New Roman"/>
                <w:b/>
                <w:bCs/>
              </w:rPr>
              <w:t>Informador: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F5DB7F" w14:textId="77777777" w:rsidR="00000000" w:rsidRDefault="00000000">
            <w:pPr>
              <w:rPr>
                <w:rFonts w:eastAsia="Times New Roman"/>
              </w:rPr>
            </w:pPr>
            <w:hyperlink r:id="rId29" w:history="1">
              <w:r>
                <w:rPr>
                  <w:rStyle w:val="Hipervnculo"/>
                  <w:rFonts w:eastAsia="Times New Roman"/>
                </w:rPr>
                <w:t xml:space="preserve">Antonio Gallego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F283DC" w14:textId="77777777" w:rsidR="00000000" w:rsidRDefault="00000000">
            <w:pPr>
              <w:rPr>
                <w:rFonts w:eastAsia="Times New Roman"/>
              </w:rPr>
            </w:pPr>
            <w:r>
              <w:rPr>
                <w:rFonts w:eastAsia="Times New Roman"/>
                <w:b/>
                <w:bCs/>
              </w:rPr>
              <w:t>Persona asignada:</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B957FB" w14:textId="77777777" w:rsidR="00000000" w:rsidRDefault="00000000">
            <w:pPr>
              <w:rPr>
                <w:rFonts w:eastAsia="Times New Roman"/>
              </w:rPr>
            </w:pPr>
            <w:r>
              <w:rPr>
                <w:rFonts w:eastAsia="Times New Roman"/>
              </w:rPr>
              <w:t xml:space="preserve">sin asignar </w:t>
            </w:r>
          </w:p>
        </w:tc>
      </w:tr>
      <w:tr w:rsidR="00000000" w14:paraId="763390B0"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A01D78" w14:textId="77777777" w:rsidR="00000000" w:rsidRDefault="00000000">
            <w:pPr>
              <w:rPr>
                <w:rFonts w:eastAsia="Times New Roman"/>
              </w:rPr>
            </w:pPr>
            <w:r>
              <w:rPr>
                <w:rFonts w:eastAsia="Times New Roman"/>
                <w:b/>
                <w:bCs/>
              </w:rPr>
              <w:t>Resolución: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19771FE" w14:textId="77777777" w:rsidR="00000000" w:rsidRDefault="00000000">
            <w:pPr>
              <w:rPr>
                <w:rFonts w:eastAsia="Times New Roman"/>
              </w:rPr>
            </w:pPr>
            <w:r>
              <w:rPr>
                <w:rFonts w:eastAsia="Times New Roman"/>
              </w:rPr>
              <w:t xml:space="preserve">Sin resolver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FCD83F" w14:textId="77777777" w:rsidR="00000000" w:rsidRDefault="00000000">
            <w:pPr>
              <w:rPr>
                <w:rFonts w:eastAsia="Times New Roman"/>
              </w:rPr>
            </w:pPr>
            <w:r>
              <w:rPr>
                <w:rFonts w:eastAsia="Times New Roman"/>
                <w:b/>
                <w:bCs/>
              </w:rPr>
              <w:t>Votos: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009A7E" w14:textId="77777777" w:rsidR="00000000" w:rsidRDefault="00000000">
            <w:pPr>
              <w:rPr>
                <w:rFonts w:eastAsia="Times New Roman"/>
              </w:rPr>
            </w:pPr>
            <w:r>
              <w:rPr>
                <w:rFonts w:eastAsia="Times New Roman"/>
              </w:rPr>
              <w:t xml:space="preserve">0 </w:t>
            </w:r>
          </w:p>
        </w:tc>
      </w:tr>
      <w:tr w:rsidR="00000000" w14:paraId="0028596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42A3A1" w14:textId="77777777" w:rsidR="00000000" w:rsidRDefault="00000000">
            <w:pPr>
              <w:rPr>
                <w:rFonts w:eastAsia="Times New Roman"/>
              </w:rPr>
            </w:pPr>
            <w:r>
              <w:rPr>
                <w:rFonts w:eastAsia="Times New Roman"/>
                <w:b/>
                <w:bCs/>
              </w:rPr>
              <w:t>Etiquetas: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8C1C5A" w14:textId="77777777" w:rsidR="00000000" w:rsidRDefault="00000000">
            <w:pPr>
              <w:rPr>
                <w:rFonts w:eastAsia="Times New Roman"/>
              </w:rPr>
            </w:pPr>
            <w:r>
              <w:rPr>
                <w:rFonts w:eastAsia="Times New Roman"/>
              </w:rPr>
              <w:t xml:space="preserve">B2, SQUAD_TITANS </w:t>
            </w:r>
          </w:p>
        </w:tc>
      </w:tr>
      <w:tr w:rsidR="00000000" w14:paraId="6D35DF57"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FA7A71" w14:textId="77777777" w:rsidR="00000000" w:rsidRDefault="00000000">
            <w:pPr>
              <w:rPr>
                <w:rFonts w:eastAsia="Times New Roman"/>
              </w:rPr>
            </w:pPr>
            <w:r>
              <w:rPr>
                <w:rFonts w:eastAsia="Times New Roman"/>
                <w:b/>
                <w:bCs/>
              </w:rPr>
              <w:t>Trabajo restante estimado:</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381977" w14:textId="77777777" w:rsidR="00000000" w:rsidRDefault="00000000">
            <w:pPr>
              <w:rPr>
                <w:rFonts w:eastAsia="Times New Roman"/>
              </w:rPr>
            </w:pPr>
            <w:r>
              <w:rPr>
                <w:rFonts w:eastAsia="Times New Roman"/>
              </w:rPr>
              <w:t xml:space="preserve">Desconocido </w:t>
            </w:r>
          </w:p>
        </w:tc>
      </w:tr>
      <w:tr w:rsidR="00000000" w14:paraId="0B097386"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C60936" w14:textId="77777777" w:rsidR="00000000" w:rsidRDefault="00000000">
            <w:pPr>
              <w:rPr>
                <w:rFonts w:eastAsia="Times New Roman"/>
              </w:rPr>
            </w:pPr>
            <w:r>
              <w:rPr>
                <w:rFonts w:eastAsia="Times New Roman"/>
                <w:b/>
                <w:bCs/>
              </w:rPr>
              <w:t>Tiempo Trabajado:</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5C3928" w14:textId="77777777" w:rsidR="00000000" w:rsidRDefault="00000000">
            <w:pPr>
              <w:rPr>
                <w:rFonts w:eastAsia="Times New Roman"/>
              </w:rPr>
            </w:pPr>
            <w:r>
              <w:rPr>
                <w:rFonts w:eastAsia="Times New Roman"/>
              </w:rPr>
              <w:t xml:space="preserve">Desconocido </w:t>
            </w:r>
          </w:p>
        </w:tc>
      </w:tr>
      <w:tr w:rsidR="00000000" w14:paraId="0B442081"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A193CE" w14:textId="77777777" w:rsidR="00000000" w:rsidRDefault="00000000">
            <w:pPr>
              <w:rPr>
                <w:rFonts w:eastAsia="Times New Roman"/>
              </w:rPr>
            </w:pPr>
            <w:r>
              <w:rPr>
                <w:rFonts w:eastAsia="Times New Roman"/>
                <w:b/>
                <w:bCs/>
              </w:rPr>
              <w:t>Estimación original:</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AFFB2F" w14:textId="77777777" w:rsidR="00000000" w:rsidRDefault="00000000">
            <w:pPr>
              <w:rPr>
                <w:rFonts w:eastAsia="Times New Roman"/>
              </w:rPr>
            </w:pPr>
            <w:r>
              <w:rPr>
                <w:rFonts w:eastAsia="Times New Roman"/>
              </w:rPr>
              <w:t xml:space="preserve">Desconocido </w:t>
            </w:r>
          </w:p>
        </w:tc>
      </w:tr>
    </w:tbl>
    <w:p w14:paraId="4F9FB3F4" w14:textId="77777777" w:rsidR="00000000" w:rsidRDefault="0000000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698"/>
        <w:gridCol w:w="6790"/>
      </w:tblGrid>
      <w:tr w:rsidR="00000000" w14:paraId="71BBBF2C"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C76F3B" w14:textId="77777777" w:rsidR="00000000" w:rsidRDefault="00000000">
            <w:pPr>
              <w:rPr>
                <w:rFonts w:eastAsia="Times New Roman"/>
              </w:rPr>
            </w:pPr>
            <w:r>
              <w:rPr>
                <w:rFonts w:eastAsia="Times New Roman"/>
                <w:b/>
                <w:bCs/>
              </w:rPr>
              <w:t>Enlaces de incidencias:</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886"/>
              <w:gridCol w:w="1168"/>
              <w:gridCol w:w="3245"/>
              <w:gridCol w:w="1476"/>
            </w:tblGrid>
            <w:tr w:rsidR="00000000" w14:paraId="72B90CBA" w14:textId="77777777">
              <w:trPr>
                <w:tblCellSpacing w:w="0" w:type="dxa"/>
              </w:trPr>
              <w:tc>
                <w:tcPr>
                  <w:tcW w:w="0" w:type="auto"/>
                  <w:gridSpan w:val="4"/>
                  <w:tcBorders>
                    <w:top w:val="nil"/>
                    <w:left w:val="nil"/>
                    <w:bottom w:val="nil"/>
                    <w:right w:val="nil"/>
                  </w:tcBorders>
                  <w:shd w:val="clear" w:color="auto" w:fill="F0F0F0"/>
                  <w:tcMar>
                    <w:top w:w="30" w:type="dxa"/>
                    <w:left w:w="30" w:type="dxa"/>
                    <w:bottom w:w="30" w:type="dxa"/>
                    <w:right w:w="30" w:type="dxa"/>
                  </w:tcMar>
                  <w:hideMark/>
                </w:tcPr>
                <w:p w14:paraId="4A03113C" w14:textId="77777777" w:rsidR="00000000" w:rsidRDefault="00000000">
                  <w:pPr>
                    <w:rPr>
                      <w:rFonts w:eastAsia="Times New Roman"/>
                    </w:rPr>
                  </w:pPr>
                  <w:r>
                    <w:rPr>
                      <w:rFonts w:eastAsia="Times New Roman"/>
                      <w:b/>
                      <w:bCs/>
                    </w:rPr>
                    <w:t>Relates</w:t>
                  </w:r>
                </w:p>
              </w:tc>
            </w:tr>
            <w:tr w:rsidR="00000000" w14:paraId="0D93CE49" w14:textId="77777777">
              <w:trPr>
                <w:tblCellSpacing w:w="0" w:type="dxa"/>
              </w:trPr>
              <w:tc>
                <w:tcPr>
                  <w:tcW w:w="0" w:type="auto"/>
                  <w:tcBorders>
                    <w:top w:val="nil"/>
                    <w:left w:val="nil"/>
                    <w:bottom w:val="nil"/>
                    <w:right w:val="nil"/>
                  </w:tcBorders>
                  <w:tcMar>
                    <w:top w:w="30" w:type="dxa"/>
                    <w:left w:w="30" w:type="dxa"/>
                    <w:bottom w:w="30" w:type="dxa"/>
                    <w:right w:w="30" w:type="dxa"/>
                  </w:tcMar>
                  <w:hideMark/>
                </w:tcPr>
                <w:p w14:paraId="402A24EB" w14:textId="77777777" w:rsidR="00000000" w:rsidRDefault="00000000">
                  <w:pPr>
                    <w:rPr>
                      <w:rFonts w:eastAsia="Times New Roman"/>
                    </w:rPr>
                  </w:pPr>
                  <w:r>
                    <w:rPr>
                      <w:rFonts w:eastAsia="Times New Roman"/>
                    </w:rPr>
                    <w:t xml:space="preserve">relates to </w:t>
                  </w:r>
                </w:p>
              </w:tc>
              <w:tc>
                <w:tcPr>
                  <w:tcW w:w="0" w:type="auto"/>
                  <w:tcBorders>
                    <w:top w:val="nil"/>
                    <w:left w:val="nil"/>
                    <w:bottom w:val="nil"/>
                    <w:right w:val="nil"/>
                  </w:tcBorders>
                  <w:tcMar>
                    <w:top w:w="30" w:type="dxa"/>
                    <w:left w:w="30" w:type="dxa"/>
                    <w:bottom w:w="30" w:type="dxa"/>
                    <w:right w:w="30" w:type="dxa"/>
                  </w:tcMar>
                  <w:hideMark/>
                </w:tcPr>
                <w:p w14:paraId="2BD73433" w14:textId="77777777" w:rsidR="00000000" w:rsidRDefault="00000000">
                  <w:pPr>
                    <w:rPr>
                      <w:rFonts w:eastAsia="Times New Roman"/>
                    </w:rPr>
                  </w:pPr>
                  <w:hyperlink r:id="rId30" w:history="1">
                    <w:r>
                      <w:rPr>
                        <w:rStyle w:val="Hipervnculo"/>
                        <w:rFonts w:eastAsia="Times New Roman"/>
                      </w:rPr>
                      <w:t xml:space="preserve">TOOL-1973 </w:t>
                    </w:r>
                  </w:hyperlink>
                </w:p>
              </w:tc>
              <w:tc>
                <w:tcPr>
                  <w:tcW w:w="0" w:type="auto"/>
                  <w:tcBorders>
                    <w:top w:val="nil"/>
                    <w:left w:val="nil"/>
                    <w:bottom w:val="nil"/>
                    <w:right w:val="nil"/>
                  </w:tcBorders>
                  <w:tcMar>
                    <w:top w:w="30" w:type="dxa"/>
                    <w:left w:w="30" w:type="dxa"/>
                    <w:bottom w:w="30" w:type="dxa"/>
                    <w:right w:w="30" w:type="dxa"/>
                  </w:tcMar>
                  <w:hideMark/>
                </w:tcPr>
                <w:p w14:paraId="79FA406C" w14:textId="77777777" w:rsidR="00000000" w:rsidRDefault="00000000">
                  <w:pPr>
                    <w:rPr>
                      <w:rFonts w:eastAsia="Times New Roman"/>
                    </w:rPr>
                  </w:pPr>
                  <w:r>
                    <w:rPr>
                      <w:rFonts w:eastAsia="Times New Roman"/>
                    </w:rPr>
                    <w:t xml:space="preserve">Incorporar la gestión acción telémati... </w:t>
                  </w:r>
                </w:p>
              </w:tc>
              <w:tc>
                <w:tcPr>
                  <w:tcW w:w="0" w:type="auto"/>
                  <w:tcBorders>
                    <w:top w:val="nil"/>
                    <w:left w:val="nil"/>
                    <w:bottom w:val="nil"/>
                    <w:right w:val="nil"/>
                  </w:tcBorders>
                  <w:tcMar>
                    <w:top w:w="30" w:type="dxa"/>
                    <w:left w:w="30" w:type="dxa"/>
                    <w:bottom w:w="30" w:type="dxa"/>
                    <w:right w:w="30" w:type="dxa"/>
                  </w:tcMar>
                  <w:hideMark/>
                </w:tcPr>
                <w:p w14:paraId="10865C68" w14:textId="77777777" w:rsidR="00000000" w:rsidRDefault="00000000">
                  <w:pPr>
                    <w:rPr>
                      <w:rFonts w:eastAsia="Times New Roman"/>
                    </w:rPr>
                  </w:pPr>
                  <w:r>
                    <w:rPr>
                      <w:rFonts w:eastAsia="Times New Roman"/>
                    </w:rPr>
                    <w:t xml:space="preserve">Tareas por hacer </w:t>
                  </w:r>
                </w:p>
              </w:tc>
            </w:tr>
          </w:tbl>
          <w:p w14:paraId="7A5D8B73" w14:textId="77777777" w:rsidR="00000000" w:rsidRDefault="00000000">
            <w:pPr>
              <w:rPr>
                <w:rFonts w:eastAsia="Times New Roman"/>
              </w:rPr>
            </w:pPr>
          </w:p>
        </w:tc>
      </w:tr>
      <w:tr w:rsidR="00000000" w14:paraId="40C7CF9E" w14:textId="7777777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A1F9B0" w14:textId="77777777" w:rsidR="00000000" w:rsidRDefault="00000000">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F4B4C5" w14:textId="77777777" w:rsidR="00000000" w:rsidRDefault="00000000">
            <w:pPr>
              <w:rPr>
                <w:rFonts w:eastAsia="Times New Roman"/>
              </w:rPr>
            </w:pPr>
          </w:p>
        </w:tc>
      </w:tr>
    </w:tbl>
    <w:p w14:paraId="4C74C95F" w14:textId="77777777" w:rsidR="00000000" w:rsidRDefault="00000000">
      <w:pPr>
        <w:rPr>
          <w:rFonts w:eastAsia="Times New Roman"/>
        </w:rPr>
      </w:pPr>
    </w:p>
    <w:tbl>
      <w:tblPr>
        <w:tblW w:w="5000" w:type="pct"/>
        <w:jc w:val="center"/>
        <w:tblCellSpacing w:w="0" w:type="dxa"/>
        <w:tblCellMar>
          <w:top w:w="30" w:type="dxa"/>
          <w:left w:w="30" w:type="dxa"/>
          <w:bottom w:w="30" w:type="dxa"/>
          <w:right w:w="30" w:type="dxa"/>
        </w:tblCellMar>
        <w:tblLook w:val="04A0" w:firstRow="1" w:lastRow="0" w:firstColumn="1" w:lastColumn="0" w:noHBand="0" w:noVBand="1"/>
      </w:tblPr>
      <w:tblGrid>
        <w:gridCol w:w="1394"/>
        <w:gridCol w:w="7110"/>
      </w:tblGrid>
      <w:tr w:rsidR="00000000" w14:paraId="7C72CFBF" w14:textId="77777777">
        <w:trPr>
          <w:tblCellSpacing w:w="0" w:type="dxa"/>
          <w:jc w:val="center"/>
        </w:trPr>
        <w:tc>
          <w:tcPr>
            <w:tcW w:w="50" w:type="pct"/>
            <w:shd w:val="clear" w:color="auto" w:fill="BBBBBB"/>
            <w:noWrap/>
            <w:vAlign w:val="center"/>
            <w:hideMark/>
          </w:tcPr>
          <w:p w14:paraId="375E2DB6" w14:textId="77777777" w:rsidR="00000000" w:rsidRDefault="00000000">
            <w:pPr>
              <w:jc w:val="center"/>
              <w:rPr>
                <w:rFonts w:eastAsia="Times New Roman"/>
              </w:rPr>
            </w:pPr>
            <w:r>
              <w:rPr>
                <w:rFonts w:eastAsia="Times New Roman"/>
              </w:rPr>
              <w:t> </w:t>
            </w:r>
            <w:r>
              <w:rPr>
                <w:rFonts w:eastAsia="Times New Roman"/>
                <w:b/>
                <w:bCs/>
                <w:color w:val="FFFFFF"/>
              </w:rPr>
              <w:t>Descripción</w:t>
            </w:r>
            <w:r>
              <w:rPr>
                <w:rFonts w:eastAsia="Times New Roman"/>
              </w:rPr>
              <w:t xml:space="preserve">  </w:t>
            </w:r>
          </w:p>
        </w:tc>
        <w:tc>
          <w:tcPr>
            <w:tcW w:w="0" w:type="auto"/>
            <w:vAlign w:val="center"/>
            <w:hideMark/>
          </w:tcPr>
          <w:p w14:paraId="330C5DAF" w14:textId="77777777" w:rsidR="00000000" w:rsidRDefault="00000000">
            <w:pPr>
              <w:rPr>
                <w:rFonts w:eastAsia="Times New Roman"/>
              </w:rPr>
            </w:pPr>
            <w:r>
              <w:rPr>
                <w:rFonts w:eastAsia="Times New Roman"/>
              </w:rPr>
              <w:t> </w:t>
            </w:r>
          </w:p>
        </w:tc>
      </w:tr>
    </w:tbl>
    <w:p w14:paraId="5B98D609" w14:textId="77777777" w:rsidR="00000000" w:rsidRDefault="0000000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8488"/>
      </w:tblGrid>
      <w:tr w:rsidR="00000000" w14:paraId="4A33BA41"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157F6A8" w14:textId="77777777" w:rsidR="00000000" w:rsidRDefault="00000000">
            <w:pPr>
              <w:pStyle w:val="NormalWeb"/>
            </w:pPr>
            <w:r>
              <w:rPr>
                <w:b/>
                <w:bCs/>
              </w:rPr>
              <w:t>Título: Subsanación - Proceso del tramitador</w:t>
            </w:r>
            <w:r>
              <w:br/>
              <w:t>Como tramitador de expedientes,</w:t>
            </w:r>
            <w:r>
              <w:br/>
              <w:t>quiero poder marcar una solicitud como “documento a subsanar” durante la tarea de estudio de documentación,</w:t>
            </w:r>
            <w:r>
              <w:br/>
              <w:t>para indicar al ciudadano qué campos de su solicitud son incorrectos y facilitar su corrección en el proceso de subsanación.</w:t>
            </w:r>
          </w:p>
          <w:p w14:paraId="769E4745" w14:textId="77777777" w:rsidR="00000000" w:rsidRDefault="00000000">
            <w:pPr>
              <w:pStyle w:val="NormalWeb"/>
            </w:pPr>
            <w:r>
              <w:rPr>
                <w:b/>
                <w:bCs/>
              </w:rPr>
              <w:t>Definición completa en el documento funcional:</w:t>
            </w:r>
            <w:r>
              <w:t xml:space="preserve"> </w:t>
            </w:r>
            <w:hyperlink r:id="rId31" w:history="1">
              <w:r>
                <w:rPr>
                  <w:rStyle w:val="Hipervnculo"/>
                </w:rPr>
                <w:t>V2</w:t>
              </w:r>
            </w:hyperlink>
          </w:p>
          <w:p w14:paraId="312123C5" w14:textId="77777777" w:rsidR="00000000" w:rsidRDefault="00000000">
            <w:pPr>
              <w:pStyle w:val="NormalWeb"/>
            </w:pPr>
            <w:r>
              <w:rPr>
                <w:rFonts w:ascii="Segoe UI Emoji" w:hAnsi="Segoe UI Emoji" w:cs="Segoe UI Emoji"/>
                <w:b/>
                <w:bCs/>
              </w:rPr>
              <w:t>✅</w:t>
            </w:r>
            <w:r>
              <w:rPr>
                <w:b/>
                <w:bCs/>
              </w:rPr>
              <w:t xml:space="preserve"> Criterios de Aceptación</w:t>
            </w:r>
          </w:p>
          <w:p w14:paraId="5F66003A" w14:textId="77777777" w:rsidR="00000000" w:rsidRDefault="00000000">
            <w:pPr>
              <w:numPr>
                <w:ilvl w:val="0"/>
                <w:numId w:val="12"/>
              </w:numPr>
              <w:spacing w:before="100" w:beforeAutospacing="1" w:after="100" w:afterAutospacing="1"/>
              <w:rPr>
                <w:rFonts w:eastAsia="Times New Roman"/>
              </w:rPr>
            </w:pPr>
            <w:r>
              <w:rPr>
                <w:rFonts w:eastAsia="Times New Roman"/>
              </w:rPr>
              <w:t xml:space="preserve">Inicio del proceso de subsanación (Queda fuera del </w:t>
            </w:r>
            <w:r>
              <w:rPr>
                <w:rStyle w:val="nfasis"/>
                <w:rFonts w:eastAsia="Times New Roman"/>
              </w:rPr>
              <w:t>scope</w:t>
            </w:r>
            <w:r>
              <w:rPr>
                <w:rFonts w:eastAsia="Times New Roman"/>
              </w:rPr>
              <w:t xml:space="preserve"> de ToolkitBerria) </w:t>
            </w:r>
          </w:p>
          <w:p w14:paraId="67238BBB" w14:textId="77777777" w:rsidR="00000000" w:rsidRDefault="00000000">
            <w:pPr>
              <w:numPr>
                <w:ilvl w:val="1"/>
                <w:numId w:val="12"/>
              </w:numPr>
              <w:spacing w:before="100" w:beforeAutospacing="1" w:after="100" w:afterAutospacing="1"/>
              <w:rPr>
                <w:rFonts w:eastAsia="Times New Roman"/>
              </w:rPr>
            </w:pPr>
            <w:r>
              <w:rPr>
                <w:rFonts w:eastAsia="Times New Roman"/>
              </w:rPr>
              <w:t>Al marcar una solicitud como “documento a subsanar”, se abre una ventana emergente que permite:</w:t>
            </w:r>
          </w:p>
          <w:p w14:paraId="59B47CE4" w14:textId="77777777" w:rsidR="00000000" w:rsidRDefault="00000000">
            <w:pPr>
              <w:numPr>
                <w:ilvl w:val="1"/>
                <w:numId w:val="12"/>
              </w:numPr>
              <w:spacing w:before="100" w:beforeAutospacing="1" w:after="100" w:afterAutospacing="1"/>
              <w:rPr>
                <w:rFonts w:eastAsia="Times New Roman"/>
              </w:rPr>
            </w:pPr>
            <w:r>
              <w:rPr>
                <w:rFonts w:eastAsia="Times New Roman"/>
              </w:rPr>
              <w:t>Indicar los motivos de la subsanación.</w:t>
            </w:r>
          </w:p>
          <w:p w14:paraId="7C282F9C" w14:textId="77777777" w:rsidR="00000000" w:rsidRDefault="00000000">
            <w:pPr>
              <w:numPr>
                <w:ilvl w:val="1"/>
                <w:numId w:val="12"/>
              </w:numPr>
              <w:spacing w:before="100" w:beforeAutospacing="1" w:after="100" w:afterAutospacing="1"/>
              <w:rPr>
                <w:rFonts w:eastAsia="Times New Roman"/>
              </w:rPr>
            </w:pPr>
            <w:r>
              <w:rPr>
                <w:rFonts w:eastAsia="Times New Roman"/>
              </w:rPr>
              <w:lastRenderedPageBreak/>
              <w:t>Acceder a la solicitud en modo visualización para marcar campos incorrectos.</w:t>
            </w:r>
          </w:p>
          <w:p w14:paraId="2CB76C62" w14:textId="77777777" w:rsidR="00000000" w:rsidRDefault="00000000">
            <w:pPr>
              <w:numPr>
                <w:ilvl w:val="0"/>
                <w:numId w:val="12"/>
              </w:numPr>
              <w:spacing w:before="100" w:beforeAutospacing="1" w:after="100" w:afterAutospacing="1"/>
              <w:rPr>
                <w:rFonts w:eastAsia="Times New Roman"/>
              </w:rPr>
            </w:pPr>
            <w:r>
              <w:rPr>
                <w:rFonts w:eastAsia="Times New Roman"/>
              </w:rPr>
              <w:t>Visualización de la solicitud (</w:t>
            </w:r>
            <w:r>
              <w:rPr>
                <w:rFonts w:eastAsia="Times New Roman"/>
                <w:b/>
                <w:bCs/>
                <w:color w:val="FF5630"/>
              </w:rPr>
              <w:t>pendiente de UX</w:t>
            </w:r>
            <w:r>
              <w:rPr>
                <w:rFonts w:eastAsia="Times New Roman"/>
              </w:rPr>
              <w:t xml:space="preserve">) </w:t>
            </w:r>
          </w:p>
          <w:p w14:paraId="13C5B70F" w14:textId="77777777" w:rsidR="00000000" w:rsidRDefault="00000000">
            <w:pPr>
              <w:numPr>
                <w:ilvl w:val="1"/>
                <w:numId w:val="12"/>
              </w:numPr>
              <w:spacing w:before="100" w:beforeAutospacing="1" w:after="100" w:afterAutospacing="1"/>
              <w:rPr>
                <w:rFonts w:eastAsia="Times New Roman"/>
              </w:rPr>
            </w:pPr>
            <w:r>
              <w:rPr>
                <w:rFonts w:eastAsia="Times New Roman"/>
              </w:rPr>
              <w:t>La solicitud se muestra en el paso 2 - Datos específicos, con todos los componentes visuales del toolkit (cabecera, stepper, etc.).</w:t>
            </w:r>
          </w:p>
          <w:p w14:paraId="230C6A8E" w14:textId="77777777" w:rsidR="00000000" w:rsidRDefault="00000000">
            <w:pPr>
              <w:numPr>
                <w:ilvl w:val="1"/>
                <w:numId w:val="12"/>
              </w:numPr>
              <w:spacing w:before="100" w:beforeAutospacing="1" w:after="100" w:afterAutospacing="1"/>
              <w:rPr>
                <w:rFonts w:eastAsia="Times New Roman"/>
              </w:rPr>
            </w:pPr>
            <w:r>
              <w:rPr>
                <w:rFonts w:eastAsia="Times New Roman"/>
              </w:rPr>
              <w:t>Los campos del formulario están en modo no editable.</w:t>
            </w:r>
          </w:p>
          <w:p w14:paraId="2E609497" w14:textId="77777777" w:rsidR="00000000" w:rsidRDefault="00000000">
            <w:pPr>
              <w:numPr>
                <w:ilvl w:val="1"/>
                <w:numId w:val="12"/>
              </w:numPr>
              <w:spacing w:before="100" w:beforeAutospacing="1" w:after="100" w:afterAutospacing="1"/>
              <w:rPr>
                <w:rFonts w:eastAsia="Times New Roman"/>
              </w:rPr>
            </w:pPr>
            <w:r>
              <w:rPr>
                <w:rFonts w:eastAsia="Times New Roman"/>
              </w:rPr>
              <w:t>El tramitador puede seleccionar campos incorrectos, que se remarcan visualmente (color, icono, etc.).</w:t>
            </w:r>
          </w:p>
          <w:p w14:paraId="4A3137E0" w14:textId="77777777" w:rsidR="00000000" w:rsidRDefault="00000000">
            <w:pPr>
              <w:numPr>
                <w:ilvl w:val="0"/>
                <w:numId w:val="12"/>
              </w:numPr>
              <w:spacing w:before="100" w:beforeAutospacing="1" w:after="100" w:afterAutospacing="1"/>
              <w:rPr>
                <w:rFonts w:eastAsia="Times New Roman"/>
              </w:rPr>
            </w:pPr>
            <w:r>
              <w:rPr>
                <w:rFonts w:eastAsia="Times New Roman"/>
              </w:rPr>
              <w:t xml:space="preserve">Restricciones de navegación </w:t>
            </w:r>
          </w:p>
          <w:p w14:paraId="5D39701A" w14:textId="77777777" w:rsidR="00000000" w:rsidRDefault="00000000">
            <w:pPr>
              <w:numPr>
                <w:ilvl w:val="1"/>
                <w:numId w:val="12"/>
              </w:numPr>
              <w:spacing w:before="100" w:beforeAutospacing="1" w:after="100" w:afterAutospacing="1"/>
              <w:rPr>
                <w:rFonts w:eastAsia="Times New Roman"/>
              </w:rPr>
            </w:pPr>
            <w:r>
              <w:rPr>
                <w:rFonts w:eastAsia="Times New Roman"/>
              </w:rPr>
              <w:t>El tramitador no puede navegar entre los pasos de la solicitud.</w:t>
            </w:r>
          </w:p>
          <w:p w14:paraId="7F8E8C94" w14:textId="77777777" w:rsidR="00000000" w:rsidRDefault="00000000">
            <w:pPr>
              <w:numPr>
                <w:ilvl w:val="1"/>
                <w:numId w:val="12"/>
              </w:numPr>
              <w:spacing w:before="100" w:beforeAutospacing="1" w:after="100" w:afterAutospacing="1"/>
              <w:rPr>
                <w:rFonts w:eastAsia="Times New Roman"/>
              </w:rPr>
            </w:pPr>
            <w:r>
              <w:rPr>
                <w:rFonts w:eastAsia="Times New Roman"/>
              </w:rPr>
              <w:t>La botonera inferior solo muestra el botón “Guardar”.</w:t>
            </w:r>
          </w:p>
          <w:p w14:paraId="1AB402A1" w14:textId="77777777" w:rsidR="00000000" w:rsidRDefault="00000000">
            <w:pPr>
              <w:numPr>
                <w:ilvl w:val="0"/>
                <w:numId w:val="12"/>
              </w:numPr>
              <w:spacing w:before="100" w:beforeAutospacing="1" w:after="100" w:afterAutospacing="1"/>
              <w:rPr>
                <w:rFonts w:eastAsia="Times New Roman"/>
              </w:rPr>
            </w:pPr>
            <w:r>
              <w:rPr>
                <w:rFonts w:eastAsia="Times New Roman"/>
              </w:rPr>
              <w:t xml:space="preserve">Guardado de la subsanación </w:t>
            </w:r>
          </w:p>
          <w:p w14:paraId="06D58D85" w14:textId="77777777" w:rsidR="00000000" w:rsidRDefault="00000000">
            <w:pPr>
              <w:numPr>
                <w:ilvl w:val="1"/>
                <w:numId w:val="12"/>
              </w:numPr>
              <w:spacing w:before="100" w:beforeAutospacing="1" w:after="100" w:afterAutospacing="1"/>
              <w:rPr>
                <w:rFonts w:eastAsia="Times New Roman"/>
              </w:rPr>
            </w:pPr>
            <w:r>
              <w:rPr>
                <w:rFonts w:eastAsia="Times New Roman"/>
              </w:rPr>
              <w:t>Al guardar, se almacena una solicitud de subsanación en estado “borrador”.</w:t>
            </w:r>
          </w:p>
          <w:p w14:paraId="49A2CF2E" w14:textId="77777777" w:rsidR="00000000" w:rsidRDefault="00000000">
            <w:pPr>
              <w:numPr>
                <w:ilvl w:val="1"/>
                <w:numId w:val="12"/>
              </w:numPr>
              <w:spacing w:before="100" w:beforeAutospacing="1" w:after="100" w:afterAutospacing="1"/>
              <w:rPr>
                <w:rFonts w:eastAsia="Times New Roman"/>
              </w:rPr>
            </w:pPr>
            <w:r>
              <w:rPr>
                <w:rFonts w:eastAsia="Times New Roman"/>
              </w:rPr>
              <w:t>Se guarda la lista de campos marcados como incorrectos.</w:t>
            </w:r>
          </w:p>
          <w:p w14:paraId="05F2E378" w14:textId="77777777" w:rsidR="00000000" w:rsidRDefault="00000000">
            <w:pPr>
              <w:numPr>
                <w:ilvl w:val="0"/>
                <w:numId w:val="12"/>
              </w:numPr>
              <w:spacing w:before="100" w:beforeAutospacing="1" w:after="100" w:afterAutospacing="1"/>
              <w:rPr>
                <w:rFonts w:eastAsia="Times New Roman"/>
              </w:rPr>
            </w:pPr>
            <w:r>
              <w:rPr>
                <w:rFonts w:eastAsia="Times New Roman"/>
              </w:rPr>
              <w:t xml:space="preserve">Activación para el ciudadano </w:t>
            </w:r>
          </w:p>
          <w:p w14:paraId="520D1835" w14:textId="77777777" w:rsidR="00000000" w:rsidRDefault="00000000">
            <w:pPr>
              <w:numPr>
                <w:ilvl w:val="1"/>
                <w:numId w:val="12"/>
              </w:numPr>
              <w:spacing w:before="100" w:beforeAutospacing="1" w:after="100" w:afterAutospacing="1"/>
              <w:rPr>
                <w:rFonts w:eastAsia="Times New Roman"/>
              </w:rPr>
            </w:pPr>
            <w:r>
              <w:rPr>
                <w:rFonts w:eastAsia="Times New Roman"/>
              </w:rPr>
              <w:t>El tramitador debe finalizar la tarea de estudio con estado “documentación incompleta”.</w:t>
            </w:r>
          </w:p>
          <w:p w14:paraId="5B668A23" w14:textId="77777777" w:rsidR="00000000" w:rsidRDefault="00000000">
            <w:pPr>
              <w:numPr>
                <w:ilvl w:val="1"/>
                <w:numId w:val="12"/>
              </w:numPr>
              <w:spacing w:before="100" w:beforeAutospacing="1" w:after="100" w:afterAutospacing="1"/>
              <w:rPr>
                <w:rFonts w:eastAsia="Times New Roman"/>
              </w:rPr>
            </w:pPr>
            <w:r>
              <w:rPr>
                <w:rFonts w:eastAsia="Times New Roman"/>
              </w:rPr>
              <w:t>Debe ejecutar la tarea de notificación correspondiente.</w:t>
            </w:r>
          </w:p>
          <w:p w14:paraId="07CE353D" w14:textId="77777777" w:rsidR="00000000" w:rsidRDefault="00000000">
            <w:pPr>
              <w:numPr>
                <w:ilvl w:val="1"/>
                <w:numId w:val="12"/>
              </w:numPr>
              <w:spacing w:before="100" w:beforeAutospacing="1" w:after="100" w:afterAutospacing="1"/>
              <w:rPr>
                <w:rFonts w:eastAsia="Times New Roman"/>
              </w:rPr>
            </w:pPr>
            <w:r>
              <w:rPr>
                <w:rFonts w:eastAsia="Times New Roman"/>
              </w:rPr>
              <w:t>Esto activa el botón de subsanación en “Mi Carpeta” para el ciudadano.</w:t>
            </w:r>
          </w:p>
          <w:p w14:paraId="0CDD1472" w14:textId="77777777" w:rsidR="00000000" w:rsidRDefault="00000000">
            <w:pPr>
              <w:pStyle w:val="NormalWeb"/>
            </w:pPr>
            <w:r>
              <w:rPr>
                <w:rFonts w:ascii="Segoe UI Emoji" w:hAnsi="Segoe UI Emoji" w:cs="Segoe UI Emoji"/>
                <w:b/>
                <w:bCs/>
              </w:rPr>
              <w:t>🛠️</w:t>
            </w:r>
            <w:r>
              <w:rPr>
                <w:b/>
                <w:bCs/>
              </w:rPr>
              <w:t xml:space="preserve"> Sugerencia de Tareas</w:t>
            </w:r>
          </w:p>
          <w:p w14:paraId="1865FE22" w14:textId="77777777" w:rsidR="00000000" w:rsidRDefault="00000000">
            <w:pPr>
              <w:pStyle w:val="NormalWeb"/>
            </w:pPr>
            <w:r>
              <w:rPr>
                <w:b/>
                <w:bCs/>
              </w:rPr>
              <w:t>Diseño funcional</w:t>
            </w:r>
          </w:p>
          <w:p w14:paraId="1BD311FB" w14:textId="77777777" w:rsidR="00000000" w:rsidRDefault="00000000">
            <w:pPr>
              <w:numPr>
                <w:ilvl w:val="0"/>
                <w:numId w:val="13"/>
              </w:numPr>
              <w:spacing w:before="100" w:beforeAutospacing="1" w:after="100" w:afterAutospacing="1"/>
              <w:rPr>
                <w:rFonts w:eastAsia="Times New Roman"/>
              </w:rPr>
            </w:pPr>
            <w:r>
              <w:rPr>
                <w:rFonts w:eastAsia="Times New Roman"/>
              </w:rPr>
              <w:t>Validar con negocio los motivos de subsanación y formato de visualización.</w:t>
            </w:r>
          </w:p>
          <w:p w14:paraId="0B65836F" w14:textId="77777777" w:rsidR="00000000" w:rsidRDefault="00000000">
            <w:pPr>
              <w:numPr>
                <w:ilvl w:val="0"/>
                <w:numId w:val="13"/>
              </w:numPr>
              <w:spacing w:before="100" w:beforeAutospacing="1" w:after="100" w:afterAutospacing="1"/>
              <w:rPr>
                <w:rFonts w:eastAsia="Times New Roman"/>
              </w:rPr>
            </w:pPr>
            <w:r>
              <w:rPr>
                <w:rFonts w:eastAsia="Times New Roman"/>
              </w:rPr>
              <w:t>Definir comportamiento visual para campos marcados (color, icono, tooltip…).</w:t>
            </w:r>
          </w:p>
          <w:p w14:paraId="506FE41C" w14:textId="77777777" w:rsidR="00000000" w:rsidRDefault="00000000">
            <w:pPr>
              <w:pStyle w:val="NormalWeb"/>
            </w:pPr>
            <w:r>
              <w:rPr>
                <w:b/>
                <w:bCs/>
              </w:rPr>
              <w:t>Desarrollo</w:t>
            </w:r>
          </w:p>
          <w:p w14:paraId="6F8ED525" w14:textId="77777777" w:rsidR="00000000" w:rsidRDefault="00000000">
            <w:pPr>
              <w:numPr>
                <w:ilvl w:val="0"/>
                <w:numId w:val="14"/>
              </w:numPr>
              <w:spacing w:before="100" w:beforeAutospacing="1" w:after="100" w:afterAutospacing="1"/>
              <w:rPr>
                <w:rFonts w:eastAsia="Times New Roman"/>
              </w:rPr>
            </w:pPr>
            <w:r>
              <w:rPr>
                <w:rFonts w:eastAsia="Times New Roman"/>
              </w:rPr>
              <w:t>Implementar ventana emergente con acceso a la solicitud en modo readonly.</w:t>
            </w:r>
          </w:p>
          <w:p w14:paraId="5593D783" w14:textId="77777777" w:rsidR="00000000" w:rsidRDefault="00000000">
            <w:pPr>
              <w:numPr>
                <w:ilvl w:val="0"/>
                <w:numId w:val="14"/>
              </w:numPr>
              <w:spacing w:before="100" w:beforeAutospacing="1" w:after="100" w:afterAutospacing="1"/>
              <w:rPr>
                <w:rFonts w:eastAsia="Times New Roman"/>
              </w:rPr>
            </w:pPr>
            <w:r>
              <w:rPr>
                <w:rFonts w:eastAsia="Times New Roman"/>
              </w:rPr>
              <w:t>Añadir lógica para selección de campos incorrectos.</w:t>
            </w:r>
          </w:p>
          <w:p w14:paraId="23BFAC29" w14:textId="77777777" w:rsidR="00000000" w:rsidRDefault="00000000">
            <w:pPr>
              <w:numPr>
                <w:ilvl w:val="0"/>
                <w:numId w:val="14"/>
              </w:numPr>
              <w:spacing w:before="100" w:beforeAutospacing="1" w:after="100" w:afterAutospacing="1"/>
              <w:rPr>
                <w:rFonts w:eastAsia="Times New Roman"/>
              </w:rPr>
            </w:pPr>
            <w:r>
              <w:rPr>
                <w:rFonts w:eastAsia="Times New Roman"/>
              </w:rPr>
              <w:t>Implementar botón “Guardar” que almacene subsanación en estado borrador.</w:t>
            </w:r>
          </w:p>
          <w:p w14:paraId="0B3C6622" w14:textId="77777777" w:rsidR="00000000" w:rsidRDefault="00000000">
            <w:pPr>
              <w:pStyle w:val="NormalWeb"/>
            </w:pPr>
            <w:r>
              <w:rPr>
                <w:b/>
                <w:bCs/>
              </w:rPr>
              <w:t>Integración</w:t>
            </w:r>
          </w:p>
          <w:p w14:paraId="2726D389" w14:textId="77777777" w:rsidR="00000000" w:rsidRDefault="00000000">
            <w:pPr>
              <w:numPr>
                <w:ilvl w:val="0"/>
                <w:numId w:val="15"/>
              </w:numPr>
              <w:spacing w:before="100" w:beforeAutospacing="1" w:after="100" w:afterAutospacing="1"/>
              <w:rPr>
                <w:rFonts w:eastAsia="Times New Roman"/>
              </w:rPr>
            </w:pPr>
            <w:r>
              <w:rPr>
                <w:rFonts w:eastAsia="Times New Roman"/>
              </w:rPr>
              <w:t>Conectar con el sistema de notificaciones para activar el botón de subsanación en “Mi Carpeta”.</w:t>
            </w:r>
          </w:p>
          <w:p w14:paraId="178DF68E" w14:textId="77777777" w:rsidR="00000000" w:rsidRDefault="00000000">
            <w:pPr>
              <w:numPr>
                <w:ilvl w:val="0"/>
                <w:numId w:val="15"/>
              </w:numPr>
              <w:spacing w:before="100" w:beforeAutospacing="1" w:after="100" w:afterAutospacing="1"/>
              <w:rPr>
                <w:rFonts w:eastAsia="Times New Roman"/>
              </w:rPr>
            </w:pPr>
            <w:r>
              <w:rPr>
                <w:rFonts w:eastAsia="Times New Roman"/>
              </w:rPr>
              <w:t>Validar que el estado “documentación incompleta” activa correctamente el flujo ciudadano.</w:t>
            </w:r>
          </w:p>
          <w:p w14:paraId="3C385983" w14:textId="77777777" w:rsidR="00000000" w:rsidRDefault="00000000">
            <w:pPr>
              <w:pStyle w:val="NormalWeb"/>
            </w:pPr>
            <w:r>
              <w:rPr>
                <w:b/>
                <w:bCs/>
              </w:rPr>
              <w:t>QA / Testing</w:t>
            </w:r>
          </w:p>
          <w:p w14:paraId="58CECBB5" w14:textId="77777777" w:rsidR="00000000" w:rsidRDefault="00000000">
            <w:pPr>
              <w:numPr>
                <w:ilvl w:val="0"/>
                <w:numId w:val="16"/>
              </w:numPr>
              <w:spacing w:before="100" w:beforeAutospacing="1" w:after="100" w:afterAutospacing="1"/>
              <w:rPr>
                <w:rFonts w:eastAsia="Times New Roman"/>
              </w:rPr>
            </w:pPr>
            <w:r>
              <w:rPr>
                <w:rFonts w:eastAsia="Times New Roman"/>
              </w:rPr>
              <w:t>Verificar que los campos se remarcan correctamente.</w:t>
            </w:r>
          </w:p>
          <w:p w14:paraId="1069C5C9" w14:textId="77777777" w:rsidR="00000000" w:rsidRDefault="00000000">
            <w:pPr>
              <w:numPr>
                <w:ilvl w:val="0"/>
                <w:numId w:val="16"/>
              </w:numPr>
              <w:spacing w:before="100" w:beforeAutospacing="1" w:after="100" w:afterAutospacing="1"/>
              <w:rPr>
                <w:rFonts w:eastAsia="Times New Roman"/>
              </w:rPr>
            </w:pPr>
            <w:r>
              <w:rPr>
                <w:rFonts w:eastAsia="Times New Roman"/>
              </w:rPr>
              <w:t>Validar que no se puede navegar entre pasos.</w:t>
            </w:r>
          </w:p>
          <w:p w14:paraId="44D55A21" w14:textId="77777777" w:rsidR="00000000" w:rsidRDefault="00000000">
            <w:pPr>
              <w:numPr>
                <w:ilvl w:val="0"/>
                <w:numId w:val="16"/>
              </w:numPr>
              <w:spacing w:before="100" w:beforeAutospacing="1" w:after="100" w:afterAutospacing="1"/>
              <w:rPr>
                <w:rFonts w:eastAsia="Times New Roman"/>
              </w:rPr>
            </w:pPr>
            <w:r>
              <w:rPr>
                <w:rFonts w:eastAsia="Times New Roman"/>
              </w:rPr>
              <w:t>Comprobar que la subsanación se guarda correctamente y se activa para el ciudadano.</w:t>
            </w:r>
          </w:p>
          <w:p w14:paraId="47EF80F9" w14:textId="77777777" w:rsidR="00000000" w:rsidRDefault="00000000">
            <w:pPr>
              <w:rPr>
                <w:rFonts w:eastAsia="Times New Roman"/>
              </w:rPr>
            </w:pPr>
          </w:p>
        </w:tc>
      </w:tr>
    </w:tbl>
    <w:p w14:paraId="3D7D3BBC" w14:textId="77777777" w:rsidR="00000000" w:rsidRDefault="00000000">
      <w:pPr>
        <w:rPr>
          <w:rFonts w:eastAsia="Times New Roman"/>
        </w:rPr>
      </w:pPr>
      <w:r>
        <w:rPr>
          <w:rFonts w:eastAsia="Times New Roman"/>
        </w:rPr>
        <w:lastRenderedPageBreak/>
        <w:pict w14:anchorId="629ABD0C">
          <v:rect id="_x0000_i1029" style="width:0;height:11.25pt" o:hralign="center" o:hrstd="t" o:hr="t" fillcolor="#a0a0a0" stroked="f"/>
        </w:pict>
      </w:r>
    </w:p>
    <w:p w14:paraId="08697943" w14:textId="77777777" w:rsidR="003173CD" w:rsidRDefault="00000000">
      <w:pPr>
        <w:rPr>
          <w:rFonts w:eastAsia="Times New Roman"/>
        </w:rPr>
      </w:pPr>
      <w:r>
        <w:rPr>
          <w:rFonts w:eastAsia="Times New Roman"/>
        </w:rPr>
        <w:lastRenderedPageBreak/>
        <w:br/>
      </w:r>
      <w:r>
        <w:rPr>
          <w:rFonts w:eastAsia="Times New Roman"/>
        </w:rPr>
        <w:br w:type="page"/>
      </w:r>
      <w:r>
        <w:rPr>
          <w:rFonts w:eastAsia="Times New Roman"/>
        </w:rPr>
        <w:lastRenderedPageBreak/>
        <w:br/>
        <w:t xml:space="preserve">Generado a las Tue Jan 27 08:11:59 UTC 2026 por Antonio Gallego usando JIRA 1001.0.0-SNAPSHOT#100290-rev:31f83af8c59e6b09a2bdf8c477d3ec24aa747402. </w:t>
      </w:r>
    </w:p>
    <w:sectPr w:rsidR="003173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4C34"/>
    <w:multiLevelType w:val="multilevel"/>
    <w:tmpl w:val="6F881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A7B66"/>
    <w:multiLevelType w:val="multilevel"/>
    <w:tmpl w:val="765E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26F36"/>
    <w:multiLevelType w:val="multilevel"/>
    <w:tmpl w:val="91F4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26C72"/>
    <w:multiLevelType w:val="multilevel"/>
    <w:tmpl w:val="3E9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A6CBF"/>
    <w:multiLevelType w:val="multilevel"/>
    <w:tmpl w:val="5F7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76C0D"/>
    <w:multiLevelType w:val="multilevel"/>
    <w:tmpl w:val="1F9C2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17C69"/>
    <w:multiLevelType w:val="multilevel"/>
    <w:tmpl w:val="23A4A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43CD8"/>
    <w:multiLevelType w:val="multilevel"/>
    <w:tmpl w:val="C1E8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3346C"/>
    <w:multiLevelType w:val="multilevel"/>
    <w:tmpl w:val="8D9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D0186"/>
    <w:multiLevelType w:val="multilevel"/>
    <w:tmpl w:val="3BCC91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E76DEC"/>
    <w:multiLevelType w:val="multilevel"/>
    <w:tmpl w:val="B0E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C3212"/>
    <w:multiLevelType w:val="multilevel"/>
    <w:tmpl w:val="0F2A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417C4"/>
    <w:multiLevelType w:val="multilevel"/>
    <w:tmpl w:val="EAC2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69727">
    <w:abstractNumId w:val="10"/>
  </w:num>
  <w:num w:numId="2" w16cid:durableId="893614903">
    <w:abstractNumId w:val="5"/>
  </w:num>
  <w:num w:numId="3" w16cid:durableId="1587613165">
    <w:abstractNumId w:val="7"/>
  </w:num>
  <w:num w:numId="4" w16cid:durableId="164977701">
    <w:abstractNumId w:val="2"/>
  </w:num>
  <w:num w:numId="5" w16cid:durableId="409812787">
    <w:abstractNumId w:val="6"/>
  </w:num>
  <w:num w:numId="6" w16cid:durableId="883101403">
    <w:abstractNumId w:val="9"/>
  </w:num>
  <w:num w:numId="7" w16cid:durableId="277031787">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642463178">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111779735">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878053612">
    <w:abstractNumId w:val="0"/>
  </w:num>
  <w:num w:numId="11" w16cid:durableId="358704788">
    <w:abstractNumId w:val="1"/>
  </w:num>
  <w:num w:numId="12" w16cid:durableId="1740900568">
    <w:abstractNumId w:val="12"/>
  </w:num>
  <w:num w:numId="13" w16cid:durableId="41950623">
    <w:abstractNumId w:val="11"/>
  </w:num>
  <w:num w:numId="14" w16cid:durableId="700478012">
    <w:abstractNumId w:val="4"/>
  </w:num>
  <w:num w:numId="15" w16cid:durableId="834301533">
    <w:abstractNumId w:val="8"/>
  </w:num>
  <w:num w:numId="16" w16cid:durableId="950237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556E"/>
    <w:rsid w:val="000A556E"/>
    <w:rsid w:val="003173CD"/>
    <w:rsid w:val="00C139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862DC"/>
  <w15:chartTrackingRefBased/>
  <w15:docId w15:val="{8970EE3A-A7AA-422D-B9E5-666E7E09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3">
    <w:name w:val="heading 3"/>
    <w:basedOn w:val="Normal"/>
    <w:link w:val="Ttulo3Car"/>
    <w:uiPriority w:val="9"/>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ableborder">
    <w:name w:val="tableborder"/>
    <w:basedOn w:val="Normal"/>
    <w:pPr>
      <w:shd w:val="clear" w:color="auto" w:fill="FFFFFF"/>
      <w:spacing w:before="100" w:beforeAutospacing="1" w:after="100" w:afterAutospacing="1"/>
    </w:pPr>
  </w:style>
  <w:style w:type="paragraph" w:customStyle="1" w:styleId="grid">
    <w:name w:val="grid"/>
    <w:basedOn w:val="Normal"/>
    <w:pPr>
      <w:shd w:val="clear" w:color="auto" w:fill="FFFFFF"/>
      <w:spacing w:before="100" w:beforeAutospacing="1" w:after="100" w:afterAutospacing="1"/>
    </w:pPr>
  </w:style>
  <w:style w:type="paragraph" w:customStyle="1" w:styleId="tablabel">
    <w:name w:val="tablabel"/>
    <w:basedOn w:val="Normal"/>
    <w:pPr>
      <w:pBdr>
        <w:top w:val="single" w:sz="6" w:space="2" w:color="CCCCCC"/>
        <w:left w:val="single" w:sz="6" w:space="2" w:color="CCCCCC"/>
        <w:right w:val="single" w:sz="6" w:space="2" w:color="CCCCCC"/>
      </w:pBdr>
      <w:spacing w:before="100" w:beforeAutospacing="1" w:after="100" w:afterAutospacing="1"/>
    </w:pPr>
    <w:rPr>
      <w:b/>
      <w:bCs/>
    </w:rPr>
  </w:style>
  <w:style w:type="paragraph" w:customStyle="1" w:styleId="subtext">
    <w:name w:val="subtext"/>
    <w:basedOn w:val="Normal"/>
    <w:pPr>
      <w:spacing w:before="100" w:beforeAutospacing="1" w:after="100" w:afterAutospacing="1"/>
    </w:pPr>
  </w:style>
  <w:style w:type="paragraph" w:customStyle="1" w:styleId="nopadding">
    <w:name w:val="nopadding"/>
    <w:basedOn w:val="Normal"/>
    <w:pPr>
      <w:spacing w:before="100" w:beforeAutospacing="1" w:after="100" w:afterAutospacing="1"/>
    </w:pPr>
  </w:style>
  <w:style w:type="paragraph" w:customStyle="1" w:styleId="subtext1">
    <w:name w:val="subtext1"/>
    <w:basedOn w:val="Normal"/>
    <w:pPr>
      <w:spacing w:before="100" w:beforeAutospacing="1" w:after="100" w:afterAutospacing="1"/>
    </w:pPr>
    <w:rPr>
      <w:sz w:val="14"/>
      <w:szCs w:val="14"/>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m-ejie.atlassian.net/browse/TOOL-1974" TargetMode="External"/><Relationship Id="rId18" Type="http://schemas.openxmlformats.org/officeDocument/2006/relationships/hyperlink" Target="https://team-ejie.atlassian.net/secure/ViewProfile.jspa?accountId=712020%3A11434564-cc12-4511-8c67-dd9bf35e4d73" TargetMode="External"/><Relationship Id="rId26" Type="http://schemas.openxmlformats.org/officeDocument/2006/relationships/hyperlink" Target="https://team-ejie.atlassian.net/browse/TOOL-2610" TargetMode="External"/><Relationship Id="rId3" Type="http://schemas.openxmlformats.org/officeDocument/2006/relationships/settings" Target="settings.xml"/><Relationship Id="rId21" Type="http://schemas.openxmlformats.org/officeDocument/2006/relationships/hyperlink" Target="https://team-ejie.atlassian.net/browse/TOOL-1974" TargetMode="External"/><Relationship Id="rId7" Type="http://schemas.openxmlformats.org/officeDocument/2006/relationships/image" Target="https://team-ejie.atlassian.net/images/icons/link_out_bot.gif" TargetMode="External"/><Relationship Id="rId12" Type="http://schemas.openxmlformats.org/officeDocument/2006/relationships/hyperlink" Target="https://team-ejie.atlassian.net/browse/TOOL-1974" TargetMode="External"/><Relationship Id="rId17" Type="http://schemas.openxmlformats.org/officeDocument/2006/relationships/hyperlink" Target="https://team-ejie.atlassian.net/browse/TOOL-1974" TargetMode="External"/><Relationship Id="rId25" Type="http://schemas.openxmlformats.org/officeDocument/2006/relationships/hyperlink" Target="https://team-ejie.atlassian.net/secure/ViewProfile.jspa?accountId=712020%3A11434564-cc12-4511-8c67-dd9bf35e4d7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eam-ejie.atlassian.net/secure/BrowseProject.jspa?id=10003" TargetMode="External"/><Relationship Id="rId20" Type="http://schemas.openxmlformats.org/officeDocument/2006/relationships/hyperlink" Target="https://team-ejie.atlassian.net/browse/TOOL-2611" TargetMode="External"/><Relationship Id="rId29" Type="http://schemas.openxmlformats.org/officeDocument/2006/relationships/hyperlink" Target="https://team-ejie.atlassian.net/secure/ViewProfile.jspa?accountId=712020%3A11434564-cc12-4511-8c67-dd9bf35e4d73" TargetMode="External"/><Relationship Id="rId1" Type="http://schemas.openxmlformats.org/officeDocument/2006/relationships/numbering" Target="numbering.xml"/><Relationship Id="rId6" Type="http://schemas.openxmlformats.org/officeDocument/2006/relationships/hyperlink" Target="https://team-ejie.atlassian.net/browse/TOOL-1974" TargetMode="External"/><Relationship Id="rId11" Type="http://schemas.openxmlformats.org/officeDocument/2006/relationships/hyperlink" Target="https://team-ejie.atlassian.net/secure/ViewProfile.jspa?accountId=712020%3A11434564-cc12-4511-8c67-dd9bf35e4d73" TargetMode="External"/><Relationship Id="rId24" Type="http://schemas.openxmlformats.org/officeDocument/2006/relationships/hyperlink" Target="https://team-ejie.atlassian.net/secure/ViewProfile.jspa?accountId=712020%3Aa7e6d600-d531-4024-aced-cdc29f9bcafd" TargetMode="External"/><Relationship Id="rId32" Type="http://schemas.openxmlformats.org/officeDocument/2006/relationships/fontTable" Target="fontTable.xml"/><Relationship Id="rId5" Type="http://schemas.openxmlformats.org/officeDocument/2006/relationships/hyperlink" Target="https://team-ejie.atlassian.net/browse/TOOL-1974" TargetMode="External"/><Relationship Id="rId15" Type="http://schemas.openxmlformats.org/officeDocument/2006/relationships/hyperlink" Target="https://team-ejie.atlassian.net/browse/TOOL-2622" TargetMode="External"/><Relationship Id="rId23" Type="http://schemas.openxmlformats.org/officeDocument/2006/relationships/hyperlink" Target="https://team-ejie.atlassian.net/browse/TOOL-2610" TargetMode="External"/><Relationship Id="rId28" Type="http://schemas.openxmlformats.org/officeDocument/2006/relationships/hyperlink" Target="https://team-ejie.atlassian.net/secure/BrowseProject.jspa?id=10003" TargetMode="External"/><Relationship Id="rId10" Type="http://schemas.openxmlformats.org/officeDocument/2006/relationships/hyperlink" Target="https://team-ejie.atlassian.net/browse/TOOL-1974" TargetMode="External"/><Relationship Id="rId19" Type="http://schemas.openxmlformats.org/officeDocument/2006/relationships/hyperlink" Target="https://team-ejie.atlassian.net/secure/ViewProfile.jspa?accountId=557058%3Aafda65e5-66a5-47c2-a800-6c8e1ee793cf" TargetMode="External"/><Relationship Id="rId31" Type="http://schemas.openxmlformats.org/officeDocument/2006/relationships/hyperlink" Target="https://elkarlan.sharepoint.com/:f:/r/sites/Platea_Toolkit/tecnico/Tecnico/ISW/ASI/Documentos%20funcionales/V2?csf=1&amp;web=1&amp;e=yt4wxI" TargetMode="External"/><Relationship Id="rId4" Type="http://schemas.openxmlformats.org/officeDocument/2006/relationships/webSettings" Target="webSettings.xml"/><Relationship Id="rId9" Type="http://schemas.openxmlformats.org/officeDocument/2006/relationships/hyperlink" Target="https://team-ejie.atlassian.net/secure/BrowseProject.jspa?id=10003" TargetMode="External"/><Relationship Id="rId14" Type="http://schemas.openxmlformats.org/officeDocument/2006/relationships/hyperlink" Target="https://team-ejie.atlassian.net/browse/TOOL-1974" TargetMode="External"/><Relationship Id="rId22" Type="http://schemas.openxmlformats.org/officeDocument/2006/relationships/hyperlink" Target="https://www.develop.euskadi.eus/web01-sedeform/es/x43kToolkitWar/form/x43kToolkit?subsanar=true&amp;rutaPifContext=/x43k/r02g/pfdContext-1765367824325-3341239.xml&amp;codApp=x43v" TargetMode="External"/><Relationship Id="rId27" Type="http://schemas.openxmlformats.org/officeDocument/2006/relationships/hyperlink" Target="https://team-ejie.atlassian.net/browse/TOOL-1974" TargetMode="External"/><Relationship Id="rId30" Type="http://schemas.openxmlformats.org/officeDocument/2006/relationships/hyperlink" Target="https://team-ejie.atlassian.net/browse/TOOL-1973" TargetMode="External"/><Relationship Id="rId8" Type="http://schemas.openxmlformats.org/officeDocument/2006/relationships/hyperlink" Target="https://team-ejie.atlassian.net/browse/TOOL-26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2064</Words>
  <Characters>11357</Characters>
  <Application>Microsoft Office Word</Application>
  <DocSecurity>0</DocSecurity>
  <Lines>94</Lines>
  <Paragraphs>26</Paragraphs>
  <ScaleCrop>false</ScaleCrop>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dc:title>
  <dc:subject/>
  <dc:creator>Antonio Gallego Tejado</dc:creator>
  <cp:keywords/>
  <dc:description/>
  <cp:lastModifiedBy>Antonio Gallego Tejado</cp:lastModifiedBy>
  <cp:revision>2</cp:revision>
  <dcterms:created xsi:type="dcterms:W3CDTF">2026-01-27T08:12:00Z</dcterms:created>
  <dcterms:modified xsi:type="dcterms:W3CDTF">2026-01-27T08:12:00Z</dcterms:modified>
</cp:coreProperties>
</file>